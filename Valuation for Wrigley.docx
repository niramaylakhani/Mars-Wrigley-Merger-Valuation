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D873E" w14:textId="4CE4D954" w:rsidR="00510C1D" w:rsidRDefault="00EC7C1B" w:rsidP="4FF1E41A">
      <w:pPr>
        <w:jc w:val="center"/>
      </w:pPr>
      <w:r>
        <w:rPr>
          <w:noProof/>
        </w:rPr>
        <w:drawing>
          <wp:anchor distT="0" distB="0" distL="114300" distR="114300" simplePos="0" relativeHeight="251658244" behindDoc="0" locked="0" layoutInCell="1" allowOverlap="1" wp14:anchorId="5BF85EDF" wp14:editId="77F69D2E">
            <wp:simplePos x="0" y="0"/>
            <wp:positionH relativeFrom="column">
              <wp:posOffset>1364615</wp:posOffset>
            </wp:positionH>
            <wp:positionV relativeFrom="paragraph">
              <wp:posOffset>-383066</wp:posOffset>
            </wp:positionV>
            <wp:extent cx="3218400" cy="489600"/>
            <wp:effectExtent l="0" t="0" r="0" b="5715"/>
            <wp:wrapNone/>
            <wp:docPr id="977032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32055" name="Picture 977032055"/>
                    <pic:cNvPicPr/>
                  </pic:nvPicPr>
                  <pic:blipFill rotWithShape="1">
                    <a:blip r:embed="rId8" cstate="print">
                      <a:extLst>
                        <a:ext uri="{28A0092B-C50C-407E-A947-70E740481C1C}">
                          <a14:useLocalDpi xmlns:a14="http://schemas.microsoft.com/office/drawing/2010/main" val="0"/>
                        </a:ext>
                      </a:extLst>
                    </a:blip>
                    <a:srcRect t="28746" b="45401"/>
                    <a:stretch>
                      <a:fillRect/>
                    </a:stretch>
                  </pic:blipFill>
                  <pic:spPr bwMode="auto">
                    <a:xfrm>
                      <a:off x="0" y="0"/>
                      <a:ext cx="3218400" cy="48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16F68C" w14:textId="7458059B" w:rsidR="00E805C0" w:rsidRDefault="00E805C0" w:rsidP="4FF1E41A">
      <w:pPr>
        <w:jc w:val="center"/>
      </w:pPr>
    </w:p>
    <w:p w14:paraId="5DD1A1E5" w14:textId="19AA76CC" w:rsidR="00E805C0" w:rsidRPr="00B43005" w:rsidRDefault="007A2495" w:rsidP="4FF1E41A">
      <w:pPr>
        <w:jc w:val="center"/>
        <w:rPr>
          <w:rFonts w:ascii="Times New Roman" w:hAnsi="Times New Roman" w:cs="Times New Roman"/>
          <w:b/>
          <w:sz w:val="28"/>
          <w:szCs w:val="28"/>
        </w:rPr>
      </w:pPr>
      <w:r w:rsidRPr="00B43005">
        <w:rPr>
          <w:rFonts w:ascii="Times New Roman" w:hAnsi="Times New Roman" w:cs="Times New Roman"/>
          <w:b/>
          <w:bCs/>
          <w:sz w:val="28"/>
          <w:szCs w:val="28"/>
        </w:rPr>
        <w:t>FINA 6213 – Investment Banking</w:t>
      </w:r>
    </w:p>
    <w:p w14:paraId="3004AFA1" w14:textId="77777777" w:rsidR="00731AFE" w:rsidRPr="00731AFE" w:rsidRDefault="00731AFE" w:rsidP="4FF1E41A">
      <w:pPr>
        <w:jc w:val="center"/>
        <w:rPr>
          <w:b/>
          <w:bCs/>
          <w:sz w:val="40"/>
          <w:szCs w:val="40"/>
        </w:rPr>
      </w:pPr>
    </w:p>
    <w:p w14:paraId="7D678C5F" w14:textId="2B5033C4" w:rsidR="1C205D0C" w:rsidRPr="00731AFE" w:rsidRDefault="1C205D0C" w:rsidP="1C205D0C">
      <w:pPr>
        <w:jc w:val="center"/>
        <w:rPr>
          <w:sz w:val="40"/>
          <w:szCs w:val="40"/>
        </w:rPr>
      </w:pPr>
    </w:p>
    <w:p w14:paraId="71CA57EE" w14:textId="7E257D12" w:rsidR="00E805C0" w:rsidRPr="00A16A8C" w:rsidRDefault="00A16A8C" w:rsidP="4FF1E41A">
      <w:pPr>
        <w:jc w:val="center"/>
        <w:rPr>
          <w:rFonts w:ascii="Times New Roman" w:eastAsia="Times New Roman" w:hAnsi="Times New Roman" w:cs="Times New Roman"/>
          <w:b/>
          <w:sz w:val="56"/>
          <w:szCs w:val="56"/>
        </w:rPr>
      </w:pPr>
      <w:r w:rsidRPr="00A16A8C">
        <w:rPr>
          <w:rFonts w:ascii="Times New Roman" w:eastAsia="Times New Roman" w:hAnsi="Times New Roman" w:cs="Times New Roman"/>
          <w:b/>
          <w:bCs/>
          <w:sz w:val="72"/>
          <w:szCs w:val="72"/>
        </w:rPr>
        <w:t xml:space="preserve">Mars Inc - </w:t>
      </w:r>
      <w:r w:rsidR="1618494F" w:rsidRPr="00A16A8C">
        <w:rPr>
          <w:rFonts w:ascii="Times New Roman" w:eastAsia="Times New Roman" w:hAnsi="Times New Roman" w:cs="Times New Roman"/>
          <w:b/>
          <w:sz w:val="72"/>
          <w:szCs w:val="72"/>
        </w:rPr>
        <w:t>The Acquisition</w:t>
      </w:r>
      <w:r w:rsidR="00731AFE" w:rsidRPr="00A16A8C">
        <w:rPr>
          <w:rFonts w:ascii="Times New Roman" w:eastAsia="Times New Roman" w:hAnsi="Times New Roman" w:cs="Times New Roman"/>
          <w:b/>
          <w:sz w:val="72"/>
          <w:szCs w:val="72"/>
        </w:rPr>
        <w:t xml:space="preserve"> of Wrigley</w:t>
      </w:r>
    </w:p>
    <w:p w14:paraId="0311D895" w14:textId="64C4A077" w:rsidR="00E805C0" w:rsidRDefault="00E805C0" w:rsidP="4FF1E41A">
      <w:pPr>
        <w:jc w:val="center"/>
        <w:rPr>
          <w:rFonts w:ascii="Times New Roman" w:eastAsia="Times New Roman" w:hAnsi="Times New Roman" w:cs="Times New Roman"/>
          <w:b/>
          <w:bCs/>
          <w:sz w:val="40"/>
          <w:szCs w:val="40"/>
        </w:rPr>
      </w:pPr>
    </w:p>
    <w:p w14:paraId="268D5BF5" w14:textId="77777777" w:rsidR="00EC7C1B" w:rsidRDefault="00EC7C1B" w:rsidP="4FF1E41A">
      <w:pPr>
        <w:jc w:val="center"/>
        <w:rPr>
          <w:rFonts w:ascii="Times New Roman" w:eastAsia="Times New Roman" w:hAnsi="Times New Roman" w:cs="Times New Roman"/>
          <w:b/>
          <w:bCs/>
          <w:sz w:val="40"/>
          <w:szCs w:val="40"/>
        </w:rPr>
      </w:pPr>
    </w:p>
    <w:p w14:paraId="5B9ED385" w14:textId="77777777" w:rsidR="00EC7C1B" w:rsidRDefault="00EC7C1B" w:rsidP="00A16A8C">
      <w:pPr>
        <w:rPr>
          <w:rFonts w:ascii="Times New Roman" w:eastAsia="Times New Roman" w:hAnsi="Times New Roman" w:cs="Times New Roman"/>
          <w:b/>
          <w:bCs/>
          <w:sz w:val="40"/>
          <w:szCs w:val="40"/>
        </w:rPr>
      </w:pPr>
    </w:p>
    <w:p w14:paraId="71CA2757" w14:textId="54F3A129" w:rsidR="00EC7C1B" w:rsidRPr="007A2495" w:rsidRDefault="00EC7C1B" w:rsidP="4FF1E41A">
      <w:pPr>
        <w:jc w:val="center"/>
        <w:rPr>
          <w:rFonts w:ascii="Times New Roman" w:eastAsia="Times New Roman" w:hAnsi="Times New Roman" w:cs="Times New Roman"/>
          <w:b/>
          <w:sz w:val="32"/>
          <w:szCs w:val="32"/>
        </w:rPr>
      </w:pPr>
      <w:r w:rsidRPr="007A2495">
        <w:rPr>
          <w:rFonts w:ascii="Times New Roman" w:eastAsia="Times New Roman" w:hAnsi="Times New Roman" w:cs="Times New Roman"/>
          <w:b/>
          <w:sz w:val="32"/>
          <w:szCs w:val="32"/>
        </w:rPr>
        <w:t>Presented to:</w:t>
      </w:r>
    </w:p>
    <w:p w14:paraId="7231B53E" w14:textId="1610A338" w:rsidR="00EC7C1B" w:rsidRPr="007A2495" w:rsidRDefault="00EC7C1B" w:rsidP="4FF1E41A">
      <w:pPr>
        <w:jc w:val="center"/>
        <w:rPr>
          <w:rFonts w:ascii="Times New Roman" w:eastAsia="Times New Roman" w:hAnsi="Times New Roman" w:cs="Times New Roman"/>
          <w:b/>
          <w:sz w:val="32"/>
          <w:szCs w:val="32"/>
        </w:rPr>
      </w:pPr>
      <w:r w:rsidRPr="007A2495">
        <w:rPr>
          <w:rFonts w:ascii="Times New Roman" w:eastAsia="Times New Roman" w:hAnsi="Times New Roman" w:cs="Times New Roman"/>
          <w:b/>
          <w:sz w:val="32"/>
          <w:szCs w:val="32"/>
        </w:rPr>
        <w:t xml:space="preserve">Prof. Serdar </w:t>
      </w:r>
      <w:r w:rsidRPr="007A2495">
        <w:rPr>
          <w:rFonts w:ascii="Times New Roman" w:eastAsia="Times New Roman" w:hAnsi="Times New Roman" w:cs="Times New Roman"/>
          <w:b/>
          <w:bCs/>
          <w:sz w:val="32"/>
          <w:szCs w:val="32"/>
        </w:rPr>
        <w:t>Ald</w:t>
      </w:r>
      <w:r w:rsidR="007A2495" w:rsidRPr="007A2495">
        <w:rPr>
          <w:rFonts w:ascii="Times New Roman" w:eastAsia="Times New Roman" w:hAnsi="Times New Roman" w:cs="Times New Roman"/>
          <w:b/>
          <w:bCs/>
          <w:sz w:val="32"/>
          <w:szCs w:val="32"/>
        </w:rPr>
        <w:t>atmaz</w:t>
      </w:r>
    </w:p>
    <w:p w14:paraId="3F5629DE" w14:textId="3F399520" w:rsidR="00EC7C1B" w:rsidRDefault="00EC7C1B" w:rsidP="00EC7C1B">
      <w:pPr>
        <w:rPr>
          <w:rFonts w:ascii="Times New Roman" w:eastAsia="Times New Roman" w:hAnsi="Times New Roman" w:cs="Times New Roman"/>
          <w:b/>
          <w:bCs/>
          <w:sz w:val="40"/>
          <w:szCs w:val="40"/>
        </w:rPr>
      </w:pPr>
    </w:p>
    <w:p w14:paraId="13D4563C" w14:textId="77777777" w:rsidR="00731AFE" w:rsidRDefault="00731AFE" w:rsidP="007A2495">
      <w:pPr>
        <w:rPr>
          <w:rFonts w:ascii="Times New Roman" w:eastAsia="Times New Roman" w:hAnsi="Times New Roman" w:cs="Times New Roman"/>
          <w:b/>
          <w:bCs/>
          <w:sz w:val="40"/>
          <w:szCs w:val="40"/>
        </w:rPr>
      </w:pPr>
    </w:p>
    <w:p w14:paraId="03A4578C" w14:textId="7A729C51" w:rsidR="00E805C0" w:rsidRPr="007A2495" w:rsidRDefault="1618494F" w:rsidP="4FF1E41A">
      <w:pPr>
        <w:jc w:val="center"/>
        <w:rPr>
          <w:rFonts w:ascii="Times New Roman" w:eastAsia="Times New Roman" w:hAnsi="Times New Roman" w:cs="Times New Roman"/>
          <w:b/>
        </w:rPr>
      </w:pPr>
      <w:r w:rsidRPr="4FF1E41A">
        <w:rPr>
          <w:rFonts w:ascii="Times New Roman" w:eastAsia="Times New Roman" w:hAnsi="Times New Roman" w:cs="Times New Roman"/>
          <w:b/>
          <w:bCs/>
          <w:sz w:val="32"/>
          <w:szCs w:val="32"/>
        </w:rPr>
        <w:t xml:space="preserve">Presented by: </w:t>
      </w:r>
    </w:p>
    <w:p w14:paraId="5132C4BB" w14:textId="28E3D2A4" w:rsidR="00E805C0" w:rsidRDefault="1618494F" w:rsidP="4FF1E41A">
      <w:pPr>
        <w:jc w:val="center"/>
        <w:rPr>
          <w:rFonts w:ascii="Times New Roman" w:eastAsia="Times New Roman" w:hAnsi="Times New Roman" w:cs="Times New Roman"/>
          <w:b/>
          <w:bCs/>
          <w:sz w:val="28"/>
          <w:szCs w:val="28"/>
        </w:rPr>
      </w:pPr>
      <w:r w:rsidRPr="4FF1E41A">
        <w:rPr>
          <w:rFonts w:ascii="Times New Roman" w:eastAsia="Times New Roman" w:hAnsi="Times New Roman" w:cs="Times New Roman"/>
          <w:b/>
          <w:bCs/>
          <w:sz w:val="32"/>
          <w:szCs w:val="32"/>
        </w:rPr>
        <w:t>Jake Higgins</w:t>
      </w:r>
    </w:p>
    <w:p w14:paraId="15BE6D36" w14:textId="5CAF0E61" w:rsidR="00E805C0" w:rsidRDefault="1618494F" w:rsidP="4FF1E41A">
      <w:pPr>
        <w:jc w:val="center"/>
        <w:rPr>
          <w:rFonts w:ascii="Times New Roman" w:eastAsia="Times New Roman" w:hAnsi="Times New Roman" w:cs="Times New Roman"/>
          <w:b/>
          <w:bCs/>
          <w:sz w:val="28"/>
          <w:szCs w:val="28"/>
        </w:rPr>
      </w:pPr>
      <w:r w:rsidRPr="4FF1E41A">
        <w:rPr>
          <w:rFonts w:ascii="Times New Roman" w:eastAsia="Times New Roman" w:hAnsi="Times New Roman" w:cs="Times New Roman"/>
          <w:b/>
          <w:bCs/>
          <w:sz w:val="32"/>
          <w:szCs w:val="32"/>
        </w:rPr>
        <w:t>Khushi K</w:t>
      </w:r>
    </w:p>
    <w:p w14:paraId="7C60C194" w14:textId="5213C808" w:rsidR="00E805C0" w:rsidRDefault="1618494F" w:rsidP="4FF1E41A">
      <w:pPr>
        <w:jc w:val="center"/>
        <w:rPr>
          <w:rFonts w:ascii="Times New Roman" w:eastAsia="Times New Roman" w:hAnsi="Times New Roman" w:cs="Times New Roman"/>
          <w:b/>
          <w:bCs/>
          <w:sz w:val="28"/>
          <w:szCs w:val="28"/>
        </w:rPr>
      </w:pPr>
      <w:r w:rsidRPr="4FF1E41A">
        <w:rPr>
          <w:rFonts w:ascii="Times New Roman" w:eastAsia="Times New Roman" w:hAnsi="Times New Roman" w:cs="Times New Roman"/>
          <w:b/>
          <w:bCs/>
          <w:sz w:val="32"/>
          <w:szCs w:val="32"/>
        </w:rPr>
        <w:t>Niramay</w:t>
      </w:r>
      <w:r w:rsidR="003E2B4F">
        <w:rPr>
          <w:rFonts w:ascii="Times New Roman" w:eastAsia="Times New Roman" w:hAnsi="Times New Roman" w:cs="Times New Roman"/>
          <w:b/>
          <w:bCs/>
          <w:sz w:val="32"/>
          <w:szCs w:val="32"/>
        </w:rPr>
        <w:t xml:space="preserve"> Prashant</w:t>
      </w:r>
      <w:r w:rsidRPr="4FF1E41A">
        <w:rPr>
          <w:rFonts w:ascii="Times New Roman" w:eastAsia="Times New Roman" w:hAnsi="Times New Roman" w:cs="Times New Roman"/>
          <w:b/>
          <w:bCs/>
          <w:sz w:val="32"/>
          <w:szCs w:val="32"/>
        </w:rPr>
        <w:t xml:space="preserve"> Lakhani</w:t>
      </w:r>
    </w:p>
    <w:p w14:paraId="75E20D97" w14:textId="161E0922" w:rsidR="00FA0A0F" w:rsidRPr="00011E2A" w:rsidRDefault="1618494F" w:rsidP="00011E2A">
      <w:pPr>
        <w:jc w:val="center"/>
        <w:rPr>
          <w:rFonts w:ascii="Times New Roman" w:eastAsia="Times New Roman" w:hAnsi="Times New Roman" w:cs="Times New Roman"/>
          <w:b/>
          <w:sz w:val="28"/>
          <w:szCs w:val="28"/>
        </w:rPr>
      </w:pPr>
      <w:r w:rsidRPr="4FF1E41A">
        <w:rPr>
          <w:rFonts w:ascii="Times New Roman" w:eastAsia="Times New Roman" w:hAnsi="Times New Roman" w:cs="Times New Roman"/>
          <w:b/>
          <w:bCs/>
          <w:sz w:val="32"/>
          <w:szCs w:val="32"/>
        </w:rPr>
        <w:t>Suhani Panchal</w:t>
      </w:r>
    </w:p>
    <w:p w14:paraId="2B5832E4" w14:textId="51E328CB" w:rsidR="00E805C0" w:rsidRDefault="1618494F" w:rsidP="4FF1E41A">
      <w:pPr>
        <w:rPr>
          <w:rFonts w:ascii="Times New Roman" w:eastAsia="Times New Roman" w:hAnsi="Times New Roman" w:cs="Times New Roman"/>
          <w:b/>
          <w:bCs/>
          <w:sz w:val="36"/>
          <w:szCs w:val="36"/>
        </w:rPr>
      </w:pPr>
      <w:r w:rsidRPr="4FF1E41A">
        <w:rPr>
          <w:rFonts w:ascii="Times New Roman" w:eastAsia="Times New Roman" w:hAnsi="Times New Roman" w:cs="Times New Roman"/>
          <w:b/>
          <w:bCs/>
          <w:sz w:val="36"/>
          <w:szCs w:val="36"/>
        </w:rPr>
        <w:t xml:space="preserve">TABLE OF CONTENTS </w:t>
      </w:r>
    </w:p>
    <w:sdt>
      <w:sdtPr>
        <w:id w:val="1097594111"/>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60CEF11E" w14:textId="77777777" w:rsidR="00F06688" w:rsidRDefault="00F06688" w:rsidP="00F06688">
          <w:pPr>
            <w:pStyle w:val="TOCHeading"/>
          </w:pPr>
        </w:p>
        <w:p w14:paraId="7E0503EE" w14:textId="672147F4" w:rsidR="00F06688" w:rsidRDefault="00F06688" w:rsidP="00F06688">
          <w:pPr>
            <w:pStyle w:val="TOC1"/>
            <w:tabs>
              <w:tab w:val="left" w:pos="480"/>
              <w:tab w:val="right" w:leader="dot" w:pos="9350"/>
            </w:tabs>
            <w:rPr>
              <w:noProof/>
            </w:rPr>
          </w:pPr>
          <w:r>
            <w:rPr>
              <w:b w:val="0"/>
              <w:bCs w:val="0"/>
            </w:rPr>
            <w:fldChar w:fldCharType="begin"/>
          </w:r>
          <w:r>
            <w:instrText xml:space="preserve"> TOC \o "1-3" \h \z \u </w:instrText>
          </w:r>
          <w:r>
            <w:rPr>
              <w:b w:val="0"/>
              <w:bCs w:val="0"/>
            </w:rPr>
            <w:fldChar w:fldCharType="separate"/>
          </w:r>
          <w:hyperlink w:anchor="_Toc213694131" w:history="1">
            <w:r w:rsidRPr="00A43BDE">
              <w:rPr>
                <w:rStyle w:val="Hyperlink"/>
                <w:rFonts w:ascii="Times New Roman" w:hAnsi="Times New Roman" w:cs="Times New Roman"/>
                <w:noProof/>
              </w:rPr>
              <w:t>1.</w:t>
            </w:r>
            <w:r>
              <w:rPr>
                <w:noProof/>
              </w:rPr>
              <w:tab/>
            </w:r>
            <w:r w:rsidRPr="00A43BDE">
              <w:rPr>
                <w:rStyle w:val="Hyperlink"/>
                <w:rFonts w:ascii="Times New Roman" w:hAnsi="Times New Roman" w:cs="Times New Roman"/>
                <w:noProof/>
              </w:rPr>
              <w:t>Execu</w:t>
            </w:r>
            <w:r w:rsidRPr="00A43BDE">
              <w:rPr>
                <w:rStyle w:val="Hyperlink"/>
                <w:rFonts w:ascii="Times New Roman" w:hAnsi="Times New Roman" w:cs="Times New Roman"/>
                <w:noProof/>
              </w:rPr>
              <w:t>t</w:t>
            </w:r>
            <w:r w:rsidRPr="00A43BDE">
              <w:rPr>
                <w:rStyle w:val="Hyperlink"/>
                <w:rFonts w:ascii="Times New Roman" w:hAnsi="Times New Roman" w:cs="Times New Roman"/>
                <w:noProof/>
              </w:rPr>
              <w:t>ive Summary</w:t>
            </w:r>
            <w:r>
              <w:rPr>
                <w:noProof/>
                <w:webHidden/>
              </w:rPr>
              <w:tab/>
            </w:r>
            <w:r>
              <w:rPr>
                <w:noProof/>
                <w:webHidden/>
              </w:rPr>
              <w:fldChar w:fldCharType="begin"/>
            </w:r>
            <w:r>
              <w:rPr>
                <w:noProof/>
                <w:webHidden/>
              </w:rPr>
              <w:instrText xml:space="preserve"> PAGEREF _Toc213694131 \h </w:instrText>
            </w:r>
            <w:r>
              <w:rPr>
                <w:noProof/>
                <w:webHidden/>
              </w:rPr>
            </w:r>
            <w:r>
              <w:rPr>
                <w:noProof/>
                <w:webHidden/>
              </w:rPr>
              <w:fldChar w:fldCharType="separate"/>
            </w:r>
            <w:r w:rsidR="00206150">
              <w:rPr>
                <w:noProof/>
                <w:webHidden/>
              </w:rPr>
              <w:t>3</w:t>
            </w:r>
            <w:r>
              <w:rPr>
                <w:noProof/>
                <w:webHidden/>
              </w:rPr>
              <w:fldChar w:fldCharType="end"/>
            </w:r>
          </w:hyperlink>
        </w:p>
        <w:p w14:paraId="2174C137" w14:textId="58A1D930" w:rsidR="00F06688" w:rsidRDefault="00F06688" w:rsidP="00F06688">
          <w:pPr>
            <w:pStyle w:val="TOC1"/>
            <w:tabs>
              <w:tab w:val="left" w:pos="480"/>
              <w:tab w:val="right" w:leader="dot" w:pos="9350"/>
            </w:tabs>
            <w:rPr>
              <w:noProof/>
            </w:rPr>
          </w:pPr>
          <w:hyperlink w:anchor="_Toc213694132" w:history="1">
            <w:r w:rsidRPr="00A43BDE">
              <w:rPr>
                <w:rStyle w:val="Hyperlink"/>
                <w:rFonts w:ascii="Times New Roman" w:hAnsi="Times New Roman" w:cs="Times New Roman"/>
                <w:noProof/>
              </w:rPr>
              <w:t>2.</w:t>
            </w:r>
            <w:r>
              <w:rPr>
                <w:noProof/>
              </w:rPr>
              <w:tab/>
            </w:r>
            <w:r w:rsidRPr="00A43BDE">
              <w:rPr>
                <w:rStyle w:val="Hyperlink"/>
                <w:rFonts w:ascii="Times New Roman" w:hAnsi="Times New Roman" w:cs="Times New Roman"/>
                <w:noProof/>
              </w:rPr>
              <w:t>Advantages and Disadvantages of the Merger</w:t>
            </w:r>
            <w:r>
              <w:rPr>
                <w:noProof/>
                <w:webHidden/>
              </w:rPr>
              <w:tab/>
            </w:r>
            <w:r>
              <w:rPr>
                <w:noProof/>
                <w:webHidden/>
              </w:rPr>
              <w:fldChar w:fldCharType="begin"/>
            </w:r>
            <w:r>
              <w:rPr>
                <w:noProof/>
                <w:webHidden/>
              </w:rPr>
              <w:instrText xml:space="preserve"> PAGEREF _Toc213694132 \h </w:instrText>
            </w:r>
            <w:r>
              <w:rPr>
                <w:noProof/>
                <w:webHidden/>
              </w:rPr>
            </w:r>
            <w:r>
              <w:rPr>
                <w:noProof/>
                <w:webHidden/>
              </w:rPr>
              <w:fldChar w:fldCharType="separate"/>
            </w:r>
            <w:r w:rsidR="00206150">
              <w:rPr>
                <w:noProof/>
                <w:webHidden/>
              </w:rPr>
              <w:t>3</w:t>
            </w:r>
            <w:r>
              <w:rPr>
                <w:noProof/>
                <w:webHidden/>
              </w:rPr>
              <w:fldChar w:fldCharType="end"/>
            </w:r>
          </w:hyperlink>
        </w:p>
        <w:p w14:paraId="17252949" w14:textId="67078CED" w:rsidR="00F06688" w:rsidRDefault="00F06688" w:rsidP="00F06688">
          <w:pPr>
            <w:pStyle w:val="TOC1"/>
            <w:tabs>
              <w:tab w:val="left" w:pos="480"/>
              <w:tab w:val="right" w:leader="dot" w:pos="9350"/>
            </w:tabs>
            <w:rPr>
              <w:noProof/>
            </w:rPr>
          </w:pPr>
          <w:hyperlink w:anchor="_Toc213694133" w:history="1">
            <w:r w:rsidRPr="00A43BDE">
              <w:rPr>
                <w:rStyle w:val="Hyperlink"/>
                <w:rFonts w:ascii="Times New Roman" w:hAnsi="Times New Roman" w:cs="Times New Roman"/>
                <w:noProof/>
              </w:rPr>
              <w:t>3.</w:t>
            </w:r>
            <w:r>
              <w:rPr>
                <w:noProof/>
              </w:rPr>
              <w:tab/>
            </w:r>
            <w:r w:rsidRPr="00A43BDE">
              <w:rPr>
                <w:rStyle w:val="Hyperlink"/>
                <w:rFonts w:ascii="Times New Roman" w:hAnsi="Times New Roman" w:cs="Times New Roman"/>
                <w:noProof/>
              </w:rPr>
              <w:t>Deal Overview</w:t>
            </w:r>
            <w:r>
              <w:rPr>
                <w:noProof/>
                <w:webHidden/>
              </w:rPr>
              <w:tab/>
            </w:r>
            <w:r>
              <w:rPr>
                <w:noProof/>
                <w:webHidden/>
              </w:rPr>
              <w:fldChar w:fldCharType="begin"/>
            </w:r>
            <w:r>
              <w:rPr>
                <w:noProof/>
                <w:webHidden/>
              </w:rPr>
              <w:instrText xml:space="preserve"> PAGEREF _Toc213694133 \h </w:instrText>
            </w:r>
            <w:r>
              <w:rPr>
                <w:noProof/>
                <w:webHidden/>
              </w:rPr>
            </w:r>
            <w:r>
              <w:rPr>
                <w:noProof/>
                <w:webHidden/>
              </w:rPr>
              <w:fldChar w:fldCharType="separate"/>
            </w:r>
            <w:r w:rsidR="00206150">
              <w:rPr>
                <w:noProof/>
                <w:webHidden/>
              </w:rPr>
              <w:t>5</w:t>
            </w:r>
            <w:r>
              <w:rPr>
                <w:noProof/>
                <w:webHidden/>
              </w:rPr>
              <w:fldChar w:fldCharType="end"/>
            </w:r>
          </w:hyperlink>
        </w:p>
        <w:p w14:paraId="07AD81E1" w14:textId="1A03C25F" w:rsidR="00F06688" w:rsidRDefault="00F06688" w:rsidP="00F06688">
          <w:pPr>
            <w:pStyle w:val="TOC1"/>
            <w:tabs>
              <w:tab w:val="left" w:pos="480"/>
              <w:tab w:val="right" w:leader="dot" w:pos="9350"/>
            </w:tabs>
            <w:rPr>
              <w:noProof/>
            </w:rPr>
          </w:pPr>
          <w:hyperlink w:anchor="_Toc213694135" w:history="1">
            <w:r w:rsidRPr="00A43BDE">
              <w:rPr>
                <w:rStyle w:val="Hyperlink"/>
                <w:rFonts w:ascii="Times New Roman" w:hAnsi="Times New Roman" w:cs="Times New Roman"/>
                <w:noProof/>
              </w:rPr>
              <w:t>4.</w:t>
            </w:r>
            <w:r>
              <w:rPr>
                <w:noProof/>
              </w:rPr>
              <w:tab/>
            </w:r>
            <w:r w:rsidRPr="00A43BDE">
              <w:rPr>
                <w:rStyle w:val="Hyperlink"/>
                <w:rFonts w:ascii="Times New Roman" w:hAnsi="Times New Roman" w:cs="Times New Roman"/>
                <w:noProof/>
              </w:rPr>
              <w:t>Valuation for Wrigley</w:t>
            </w:r>
            <w:r>
              <w:rPr>
                <w:noProof/>
                <w:webHidden/>
              </w:rPr>
              <w:tab/>
            </w:r>
            <w:r>
              <w:rPr>
                <w:noProof/>
                <w:webHidden/>
              </w:rPr>
              <w:fldChar w:fldCharType="begin"/>
            </w:r>
            <w:r>
              <w:rPr>
                <w:noProof/>
                <w:webHidden/>
              </w:rPr>
              <w:instrText xml:space="preserve"> PAGEREF _Toc213694135 \h </w:instrText>
            </w:r>
            <w:r>
              <w:rPr>
                <w:noProof/>
                <w:webHidden/>
              </w:rPr>
            </w:r>
            <w:r>
              <w:rPr>
                <w:noProof/>
                <w:webHidden/>
              </w:rPr>
              <w:fldChar w:fldCharType="separate"/>
            </w:r>
            <w:r w:rsidR="00206150">
              <w:rPr>
                <w:noProof/>
                <w:webHidden/>
              </w:rPr>
              <w:t>7</w:t>
            </w:r>
            <w:r>
              <w:rPr>
                <w:noProof/>
                <w:webHidden/>
              </w:rPr>
              <w:fldChar w:fldCharType="end"/>
            </w:r>
          </w:hyperlink>
        </w:p>
        <w:p w14:paraId="265C5C99" w14:textId="67EFFA8F" w:rsidR="00F06688" w:rsidRDefault="00F06688" w:rsidP="00F06688">
          <w:pPr>
            <w:pStyle w:val="TOC1"/>
            <w:tabs>
              <w:tab w:val="left" w:pos="480"/>
              <w:tab w:val="right" w:leader="dot" w:pos="9350"/>
            </w:tabs>
            <w:rPr>
              <w:noProof/>
            </w:rPr>
          </w:pPr>
          <w:hyperlink w:anchor="_Toc213694138" w:history="1">
            <w:r w:rsidRPr="00A43BDE">
              <w:rPr>
                <w:rStyle w:val="Hyperlink"/>
                <w:rFonts w:ascii="Times New Roman" w:hAnsi="Times New Roman" w:cs="Times New Roman"/>
                <w:noProof/>
              </w:rPr>
              <w:t>5.</w:t>
            </w:r>
            <w:r>
              <w:rPr>
                <w:noProof/>
              </w:rPr>
              <w:tab/>
            </w:r>
            <w:r w:rsidRPr="00A43BDE">
              <w:rPr>
                <w:rStyle w:val="Hyperlink"/>
                <w:rFonts w:ascii="Times New Roman" w:hAnsi="Times New Roman" w:cs="Times New Roman"/>
                <w:noProof/>
              </w:rPr>
              <w:t>Valuation Anal</w:t>
            </w:r>
            <w:r w:rsidRPr="00A43BDE">
              <w:rPr>
                <w:rStyle w:val="Hyperlink"/>
                <w:rFonts w:ascii="Times New Roman" w:hAnsi="Times New Roman" w:cs="Times New Roman"/>
                <w:noProof/>
              </w:rPr>
              <w:t>y</w:t>
            </w:r>
            <w:r w:rsidRPr="00A43BDE">
              <w:rPr>
                <w:rStyle w:val="Hyperlink"/>
                <w:rFonts w:ascii="Times New Roman" w:hAnsi="Times New Roman" w:cs="Times New Roman"/>
                <w:noProof/>
              </w:rPr>
              <w:t>sis</w:t>
            </w:r>
            <w:r>
              <w:rPr>
                <w:noProof/>
                <w:webHidden/>
              </w:rPr>
              <w:tab/>
            </w:r>
            <w:r>
              <w:rPr>
                <w:noProof/>
                <w:webHidden/>
              </w:rPr>
              <w:fldChar w:fldCharType="begin"/>
            </w:r>
            <w:r>
              <w:rPr>
                <w:noProof/>
                <w:webHidden/>
              </w:rPr>
              <w:instrText xml:space="preserve"> PAGEREF _Toc213694138 \h </w:instrText>
            </w:r>
            <w:r>
              <w:rPr>
                <w:noProof/>
                <w:webHidden/>
              </w:rPr>
            </w:r>
            <w:r>
              <w:rPr>
                <w:noProof/>
                <w:webHidden/>
              </w:rPr>
              <w:fldChar w:fldCharType="separate"/>
            </w:r>
            <w:r w:rsidR="00206150">
              <w:rPr>
                <w:noProof/>
                <w:webHidden/>
              </w:rPr>
              <w:t>10</w:t>
            </w:r>
            <w:r>
              <w:rPr>
                <w:noProof/>
                <w:webHidden/>
              </w:rPr>
              <w:fldChar w:fldCharType="end"/>
            </w:r>
          </w:hyperlink>
        </w:p>
        <w:p w14:paraId="4059147A" w14:textId="5C7C1127" w:rsidR="00F06688" w:rsidRDefault="00F06688" w:rsidP="00F06688">
          <w:pPr>
            <w:pStyle w:val="TOC1"/>
            <w:tabs>
              <w:tab w:val="left" w:pos="480"/>
              <w:tab w:val="right" w:leader="dot" w:pos="9350"/>
            </w:tabs>
            <w:rPr>
              <w:noProof/>
            </w:rPr>
          </w:pPr>
          <w:hyperlink w:anchor="_Toc213694139" w:history="1">
            <w:r w:rsidRPr="00A43BDE">
              <w:rPr>
                <w:rStyle w:val="Hyperlink"/>
                <w:rFonts w:ascii="Times New Roman" w:hAnsi="Times New Roman" w:cs="Times New Roman"/>
                <w:noProof/>
              </w:rPr>
              <w:t>6.</w:t>
            </w:r>
            <w:r>
              <w:rPr>
                <w:noProof/>
              </w:rPr>
              <w:tab/>
            </w:r>
            <w:r w:rsidRPr="00A43BDE">
              <w:rPr>
                <w:rStyle w:val="Hyperlink"/>
                <w:rFonts w:ascii="Times New Roman" w:hAnsi="Times New Roman" w:cs="Times New Roman"/>
                <w:noProof/>
              </w:rPr>
              <w:t xml:space="preserve">Conclusions and Final </w:t>
            </w:r>
            <w:r w:rsidRPr="00A43BDE">
              <w:rPr>
                <w:rStyle w:val="Hyperlink"/>
                <w:rFonts w:ascii="Times New Roman" w:hAnsi="Times New Roman" w:cs="Times New Roman"/>
                <w:noProof/>
              </w:rPr>
              <w:t>R</w:t>
            </w:r>
            <w:r w:rsidRPr="00A43BDE">
              <w:rPr>
                <w:rStyle w:val="Hyperlink"/>
                <w:rFonts w:ascii="Times New Roman" w:hAnsi="Times New Roman" w:cs="Times New Roman"/>
                <w:noProof/>
              </w:rPr>
              <w:t>ecommendations</w:t>
            </w:r>
            <w:r>
              <w:rPr>
                <w:noProof/>
                <w:webHidden/>
              </w:rPr>
              <w:tab/>
            </w:r>
            <w:r>
              <w:rPr>
                <w:noProof/>
                <w:webHidden/>
              </w:rPr>
              <w:fldChar w:fldCharType="begin"/>
            </w:r>
            <w:r>
              <w:rPr>
                <w:noProof/>
                <w:webHidden/>
              </w:rPr>
              <w:instrText xml:space="preserve"> PAGEREF _Toc213694139 \h </w:instrText>
            </w:r>
            <w:r>
              <w:rPr>
                <w:noProof/>
                <w:webHidden/>
              </w:rPr>
            </w:r>
            <w:r>
              <w:rPr>
                <w:noProof/>
                <w:webHidden/>
              </w:rPr>
              <w:fldChar w:fldCharType="separate"/>
            </w:r>
            <w:r w:rsidR="00206150">
              <w:rPr>
                <w:noProof/>
                <w:webHidden/>
              </w:rPr>
              <w:t>12</w:t>
            </w:r>
            <w:r>
              <w:rPr>
                <w:noProof/>
                <w:webHidden/>
              </w:rPr>
              <w:fldChar w:fldCharType="end"/>
            </w:r>
          </w:hyperlink>
        </w:p>
        <w:p w14:paraId="34735D52" w14:textId="1FEEB6B9" w:rsidR="00F06688" w:rsidRDefault="00F06688" w:rsidP="00F06688">
          <w:pPr>
            <w:pStyle w:val="TOC1"/>
            <w:tabs>
              <w:tab w:val="left" w:pos="480"/>
              <w:tab w:val="right" w:leader="dot" w:pos="9350"/>
            </w:tabs>
            <w:rPr>
              <w:noProof/>
            </w:rPr>
          </w:pPr>
          <w:hyperlink w:anchor="_Toc213694140" w:history="1">
            <w:r w:rsidRPr="00A43BDE">
              <w:rPr>
                <w:rStyle w:val="Hyperlink"/>
                <w:rFonts w:ascii="Times New Roman" w:hAnsi="Times New Roman" w:cs="Times New Roman"/>
                <w:noProof/>
              </w:rPr>
              <w:t>7.</w:t>
            </w:r>
            <w:r>
              <w:rPr>
                <w:noProof/>
              </w:rPr>
              <w:tab/>
            </w:r>
            <w:r w:rsidRPr="00A43BDE">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_Toc213694140 \h </w:instrText>
            </w:r>
            <w:r>
              <w:rPr>
                <w:noProof/>
                <w:webHidden/>
              </w:rPr>
            </w:r>
            <w:r>
              <w:rPr>
                <w:noProof/>
                <w:webHidden/>
              </w:rPr>
              <w:fldChar w:fldCharType="separate"/>
            </w:r>
            <w:r w:rsidR="00206150">
              <w:rPr>
                <w:noProof/>
                <w:webHidden/>
              </w:rPr>
              <w:t>13</w:t>
            </w:r>
            <w:r>
              <w:rPr>
                <w:noProof/>
                <w:webHidden/>
              </w:rPr>
              <w:fldChar w:fldCharType="end"/>
            </w:r>
          </w:hyperlink>
        </w:p>
        <w:p w14:paraId="48CFD3D4" w14:textId="77777777" w:rsidR="00F06688" w:rsidRDefault="00F06688" w:rsidP="00F06688">
          <w:pPr>
            <w:rPr>
              <w:b/>
              <w:bCs/>
              <w:noProof/>
            </w:rPr>
          </w:pPr>
          <w:r>
            <w:rPr>
              <w:b/>
              <w:bCs/>
              <w:noProof/>
            </w:rPr>
            <w:fldChar w:fldCharType="end"/>
          </w:r>
        </w:p>
      </w:sdtContent>
    </w:sdt>
    <w:p w14:paraId="018FCB1A" w14:textId="4214407A" w:rsidR="00E805C0" w:rsidRDefault="00E805C0" w:rsidP="4FF1E41A">
      <w:pPr>
        <w:rPr>
          <w:b/>
          <w:bCs/>
          <w:sz w:val="36"/>
          <w:szCs w:val="36"/>
        </w:rPr>
      </w:pPr>
    </w:p>
    <w:p w14:paraId="6841F58B" w14:textId="317C1DEB" w:rsidR="00F06688" w:rsidRDefault="00F06688"/>
    <w:p w14:paraId="4DEF4A82" w14:textId="2A18C6F3" w:rsidR="00E805C0" w:rsidRDefault="00E805C0" w:rsidP="4FF1E41A">
      <w:pPr>
        <w:jc w:val="center"/>
        <w:rPr>
          <w:b/>
          <w:bCs/>
          <w:sz w:val="36"/>
          <w:szCs w:val="36"/>
        </w:rPr>
      </w:pPr>
    </w:p>
    <w:p w14:paraId="1442D21C" w14:textId="4970A6A3" w:rsidR="00E805C0" w:rsidRDefault="00E805C0" w:rsidP="4FF1E41A">
      <w:pPr>
        <w:jc w:val="center"/>
        <w:rPr>
          <w:b/>
          <w:bCs/>
          <w:sz w:val="36"/>
          <w:szCs w:val="36"/>
        </w:rPr>
      </w:pPr>
    </w:p>
    <w:p w14:paraId="7E5D3EB8" w14:textId="0D2480ED" w:rsidR="00E805C0" w:rsidRDefault="00E805C0" w:rsidP="4FF1E41A">
      <w:pPr>
        <w:jc w:val="center"/>
        <w:rPr>
          <w:b/>
          <w:bCs/>
          <w:sz w:val="36"/>
          <w:szCs w:val="36"/>
        </w:rPr>
      </w:pPr>
    </w:p>
    <w:p w14:paraId="422B0360" w14:textId="508D447E" w:rsidR="00E805C0" w:rsidRDefault="00E805C0" w:rsidP="4FF1E41A">
      <w:pPr>
        <w:jc w:val="center"/>
        <w:rPr>
          <w:b/>
          <w:bCs/>
          <w:sz w:val="36"/>
          <w:szCs w:val="36"/>
        </w:rPr>
      </w:pPr>
    </w:p>
    <w:p w14:paraId="609647C9" w14:textId="046051A9" w:rsidR="00E805C0" w:rsidRDefault="00E805C0" w:rsidP="4FF1E41A">
      <w:pPr>
        <w:jc w:val="center"/>
        <w:rPr>
          <w:b/>
          <w:bCs/>
          <w:sz w:val="36"/>
          <w:szCs w:val="36"/>
        </w:rPr>
      </w:pPr>
    </w:p>
    <w:p w14:paraId="7367731D" w14:textId="1902324A" w:rsidR="00E805C0" w:rsidRDefault="00E805C0" w:rsidP="4FF1E41A">
      <w:pPr>
        <w:jc w:val="center"/>
        <w:rPr>
          <w:b/>
          <w:bCs/>
          <w:sz w:val="36"/>
          <w:szCs w:val="36"/>
        </w:rPr>
      </w:pPr>
    </w:p>
    <w:p w14:paraId="5DA572A9" w14:textId="6C3488EB" w:rsidR="00E805C0" w:rsidRDefault="00E805C0" w:rsidP="4FF1E41A">
      <w:pPr>
        <w:jc w:val="center"/>
        <w:rPr>
          <w:b/>
          <w:bCs/>
          <w:sz w:val="36"/>
          <w:szCs w:val="36"/>
        </w:rPr>
      </w:pPr>
    </w:p>
    <w:p w14:paraId="2525F907" w14:textId="3743D7F4" w:rsidR="00E805C0" w:rsidRDefault="00E805C0" w:rsidP="4FF1E41A">
      <w:pPr>
        <w:jc w:val="center"/>
        <w:rPr>
          <w:b/>
          <w:bCs/>
          <w:sz w:val="36"/>
          <w:szCs w:val="36"/>
        </w:rPr>
      </w:pPr>
    </w:p>
    <w:p w14:paraId="68964E4D" w14:textId="6A800F75" w:rsidR="00E805C0" w:rsidRDefault="00E805C0" w:rsidP="4FF1E41A">
      <w:pPr>
        <w:jc w:val="center"/>
        <w:rPr>
          <w:b/>
          <w:bCs/>
          <w:sz w:val="36"/>
          <w:szCs w:val="36"/>
        </w:rPr>
      </w:pPr>
    </w:p>
    <w:p w14:paraId="6EB1CA1C" w14:textId="6653BB0C" w:rsidR="00E805C0" w:rsidRDefault="00E805C0" w:rsidP="00F06688">
      <w:pPr>
        <w:rPr>
          <w:b/>
          <w:bCs/>
          <w:sz w:val="36"/>
          <w:szCs w:val="36"/>
        </w:rPr>
      </w:pPr>
    </w:p>
    <w:p w14:paraId="557E7B79" w14:textId="6BA8737F" w:rsidR="00E805C0" w:rsidRPr="006C5AE3" w:rsidRDefault="01C5A204" w:rsidP="00464C3B">
      <w:pPr>
        <w:pStyle w:val="Heading1"/>
        <w:numPr>
          <w:ilvl w:val="0"/>
          <w:numId w:val="9"/>
        </w:numPr>
        <w:spacing w:line="276" w:lineRule="auto"/>
        <w:ind w:left="0"/>
        <w:jc w:val="both"/>
        <w:rPr>
          <w:rFonts w:ascii="Times New Roman" w:hAnsi="Times New Roman" w:cs="Times New Roman"/>
          <w:b/>
          <w:color w:val="000000" w:themeColor="text1"/>
          <w:sz w:val="28"/>
          <w:szCs w:val="28"/>
        </w:rPr>
      </w:pPr>
      <w:bookmarkStart w:id="0" w:name="_Toc213694131"/>
      <w:r w:rsidRPr="006C5AE3">
        <w:rPr>
          <w:rFonts w:ascii="Times New Roman" w:hAnsi="Times New Roman" w:cs="Times New Roman"/>
          <w:b/>
          <w:color w:val="000000" w:themeColor="text1"/>
          <w:sz w:val="28"/>
          <w:szCs w:val="28"/>
        </w:rPr>
        <w:t>Executive Summary</w:t>
      </w:r>
      <w:bookmarkEnd w:id="0"/>
    </w:p>
    <w:p w14:paraId="6733A989" w14:textId="59924874" w:rsidR="00B06F75" w:rsidRPr="0084073B" w:rsidRDefault="00B06F75" w:rsidP="00464C3B">
      <w:pPr>
        <w:spacing w:line="276" w:lineRule="auto"/>
        <w:jc w:val="both"/>
        <w:rPr>
          <w:rFonts w:ascii="Times New Roman" w:eastAsia="Times New Roman" w:hAnsi="Times New Roman" w:cs="Times New Roman"/>
        </w:rPr>
      </w:pPr>
      <w:r w:rsidRPr="0084073B">
        <w:rPr>
          <w:rFonts w:ascii="Times New Roman" w:eastAsia="Times New Roman" w:hAnsi="Times New Roman" w:cs="Times New Roman"/>
        </w:rPr>
        <w:t>This valuation report examines the proposed merger between Mars Incorporated and Wrigley Company, a potential landmark transaction in the global confectionery industry. Mars, as the acquirer, seeks to integrate Wrigley’s category leadership in gum and mints with its own dominant chocolate portfolio to build a fully diversified confectionery powerhouse.</w:t>
      </w:r>
    </w:p>
    <w:p w14:paraId="2F5DA50F" w14:textId="2ECB8CBE" w:rsidR="00B06F75" w:rsidRPr="0084073B" w:rsidRDefault="00B06F75" w:rsidP="00464C3B">
      <w:pPr>
        <w:spacing w:line="276" w:lineRule="auto"/>
        <w:jc w:val="both"/>
        <w:rPr>
          <w:rFonts w:ascii="Times New Roman" w:eastAsia="Times New Roman" w:hAnsi="Times New Roman" w:cs="Times New Roman"/>
        </w:rPr>
      </w:pPr>
      <w:r w:rsidRPr="0084073B">
        <w:rPr>
          <w:rFonts w:ascii="Times New Roman" w:eastAsia="Times New Roman" w:hAnsi="Times New Roman" w:cs="Times New Roman"/>
        </w:rPr>
        <w:t>The report provides an overview of both companies, outlines the strategic rationale for the merger, and evaluates the advantages and disadvantages for each party. It then presents the valuation framework and methodology applied by our team, including sensitivity analyses that assess how variations in key assumptions affect the valuation outcome. These analyses form the basis for our final recommendation regarding the appropriate offer price range.</w:t>
      </w:r>
    </w:p>
    <w:p w14:paraId="372871BC" w14:textId="46D139DF" w:rsidR="00E805C0" w:rsidRPr="0084073B" w:rsidRDefault="00B06F75" w:rsidP="00464C3B">
      <w:pPr>
        <w:spacing w:line="276" w:lineRule="auto"/>
        <w:jc w:val="both"/>
        <w:rPr>
          <w:rFonts w:ascii="Times New Roman" w:hAnsi="Times New Roman" w:cs="Times New Roman"/>
          <w:b/>
        </w:rPr>
      </w:pPr>
      <w:r w:rsidRPr="0084073B">
        <w:rPr>
          <w:rFonts w:ascii="Times New Roman" w:eastAsia="Times New Roman" w:hAnsi="Times New Roman" w:cs="Times New Roman"/>
        </w:rPr>
        <w:t>The merger between Mars and Wrigley represents more than financial synergy; it is a move to strengthen market leadership, expand geographic reach, and balance product portfolios in a mature but resilient industry. This report delivers a rigorous, data-driven assessment to determine the fair value of Wrigley and to guide Mars in structuring a disciplined and strategic offer.</w:t>
      </w:r>
    </w:p>
    <w:p w14:paraId="2B3EF37B" w14:textId="1847CF49" w:rsidR="000C000A" w:rsidRDefault="3B85C0AE" w:rsidP="00464C3B">
      <w:pPr>
        <w:pStyle w:val="Heading1"/>
        <w:numPr>
          <w:ilvl w:val="0"/>
          <w:numId w:val="9"/>
        </w:numPr>
        <w:spacing w:after="0" w:line="276" w:lineRule="auto"/>
        <w:ind w:left="0"/>
        <w:jc w:val="both"/>
        <w:rPr>
          <w:rFonts w:ascii="Times New Roman" w:hAnsi="Times New Roman" w:cs="Times New Roman"/>
          <w:b/>
          <w:color w:val="000000" w:themeColor="text1"/>
          <w:sz w:val="28"/>
          <w:szCs w:val="28"/>
        </w:rPr>
      </w:pPr>
      <w:bookmarkStart w:id="1" w:name="_Toc213694132"/>
      <w:r w:rsidRPr="006C5AE3">
        <w:rPr>
          <w:rFonts w:ascii="Times New Roman" w:hAnsi="Times New Roman" w:cs="Times New Roman"/>
          <w:b/>
          <w:color w:val="000000" w:themeColor="text1"/>
          <w:sz w:val="28"/>
          <w:szCs w:val="28"/>
        </w:rPr>
        <w:t>Advantages and Disadvantages of the Merger</w:t>
      </w:r>
      <w:bookmarkEnd w:id="1"/>
    </w:p>
    <w:p w14:paraId="3FA236DC" w14:textId="77777777" w:rsidR="006C5AE3" w:rsidRPr="006C5AE3" w:rsidRDefault="006C5AE3" w:rsidP="006C5AE3"/>
    <w:p w14:paraId="04B4296A" w14:textId="36C17D34" w:rsidR="00C907C1" w:rsidRPr="0032511C" w:rsidRDefault="0032511C" w:rsidP="00464C3B">
      <w:pPr>
        <w:spacing w:line="276" w:lineRule="auto"/>
        <w:ind w:left="284" w:hanging="426"/>
        <w:jc w:val="both"/>
        <w:rPr>
          <w:rFonts w:ascii="Times New Roman" w:hAnsi="Times New Roman" w:cs="Times New Roman"/>
          <w:b/>
          <w:u w:val="single"/>
        </w:rPr>
      </w:pPr>
      <w:r w:rsidRPr="006C5AE3">
        <w:rPr>
          <w:rFonts w:ascii="Times New Roman" w:hAnsi="Times New Roman" w:cs="Times New Roman"/>
          <w:b/>
          <w:u w:val="single"/>
        </w:rPr>
        <w:t xml:space="preserve">2.1 </w:t>
      </w:r>
      <w:r w:rsidR="00C907C1" w:rsidRPr="006C5AE3">
        <w:rPr>
          <w:rFonts w:ascii="Times New Roman" w:hAnsi="Times New Roman" w:cs="Times New Roman"/>
          <w:b/>
          <w:u w:val="single"/>
        </w:rPr>
        <w:t>Advantages of the Merger</w:t>
      </w:r>
    </w:p>
    <w:p w14:paraId="76FC0F64" w14:textId="7D19A930" w:rsidR="00E805C0" w:rsidRPr="0084073B" w:rsidRDefault="3B85C0AE" w:rsidP="00464C3B">
      <w:pPr>
        <w:spacing w:after="100"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1. Strategic Advantages</w:t>
      </w:r>
    </w:p>
    <w:p w14:paraId="721D63E4" w14:textId="7FADF2A7"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The Mars–Wrigley merger in 2008 was a transformational step that made Mars the </w:t>
      </w:r>
      <w:r w:rsidRPr="0084073B">
        <w:rPr>
          <w:rFonts w:ascii="Times New Roman" w:eastAsia="Times New Roman" w:hAnsi="Times New Roman" w:cs="Times New Roman"/>
          <w:b/>
          <w:color w:val="000000" w:themeColor="text1"/>
        </w:rPr>
        <w:t>largest confectionery company in the world</w:t>
      </w:r>
      <w:r w:rsidRPr="0084073B">
        <w:rPr>
          <w:rFonts w:ascii="Times New Roman" w:eastAsia="Times New Roman" w:hAnsi="Times New Roman" w:cs="Times New Roman"/>
          <w:color w:val="000000" w:themeColor="text1"/>
        </w:rPr>
        <w:t>. Mars dominated chocolate with brands like </w:t>
      </w:r>
      <w:r w:rsidRPr="0084073B">
        <w:rPr>
          <w:rFonts w:ascii="Times New Roman" w:eastAsia="Times New Roman" w:hAnsi="Times New Roman" w:cs="Times New Roman"/>
          <w:i/>
          <w:color w:val="000000" w:themeColor="text1"/>
        </w:rPr>
        <w:t>Snickers</w:t>
      </w:r>
      <w:r w:rsidRPr="0084073B">
        <w:rPr>
          <w:rFonts w:ascii="Times New Roman" w:eastAsia="Times New Roman" w:hAnsi="Times New Roman" w:cs="Times New Roman"/>
          <w:color w:val="000000" w:themeColor="text1"/>
        </w:rPr>
        <w:t> and </w:t>
      </w:r>
      <w:r w:rsidRPr="0084073B">
        <w:rPr>
          <w:rFonts w:ascii="Times New Roman" w:eastAsia="Times New Roman" w:hAnsi="Times New Roman" w:cs="Times New Roman"/>
          <w:i/>
          <w:color w:val="000000" w:themeColor="text1"/>
        </w:rPr>
        <w:t>M&amp;M’s</w:t>
      </w:r>
      <w:r w:rsidRPr="0084073B">
        <w:rPr>
          <w:rFonts w:ascii="Times New Roman" w:eastAsia="Times New Roman" w:hAnsi="Times New Roman" w:cs="Times New Roman"/>
          <w:color w:val="000000" w:themeColor="text1"/>
        </w:rPr>
        <w:t>, while Wrigley led the gum market with </w:t>
      </w:r>
      <w:r w:rsidRPr="0084073B">
        <w:rPr>
          <w:rFonts w:ascii="Times New Roman" w:eastAsia="Times New Roman" w:hAnsi="Times New Roman" w:cs="Times New Roman"/>
          <w:i/>
          <w:color w:val="000000" w:themeColor="text1"/>
        </w:rPr>
        <w:t>Orbit</w:t>
      </w:r>
      <w:r w:rsidRPr="0084073B">
        <w:rPr>
          <w:rFonts w:ascii="Times New Roman" w:eastAsia="Times New Roman" w:hAnsi="Times New Roman" w:cs="Times New Roman"/>
          <w:color w:val="000000" w:themeColor="text1"/>
        </w:rPr>
        <w:t> and </w:t>
      </w:r>
      <w:r w:rsidRPr="0084073B">
        <w:rPr>
          <w:rFonts w:ascii="Times New Roman" w:eastAsia="Times New Roman" w:hAnsi="Times New Roman" w:cs="Times New Roman"/>
          <w:i/>
          <w:color w:val="000000" w:themeColor="text1"/>
        </w:rPr>
        <w:t>Extra</w:t>
      </w:r>
      <w:r w:rsidRPr="0084073B">
        <w:rPr>
          <w:rFonts w:ascii="Times New Roman" w:eastAsia="Times New Roman" w:hAnsi="Times New Roman" w:cs="Times New Roman"/>
          <w:color w:val="000000" w:themeColor="text1"/>
        </w:rPr>
        <w:t>. Their products complemented each other perfectly, offering a complete mix without overlap. The merger strengthened Mars’s position in </w:t>
      </w:r>
      <w:r w:rsidRPr="0084073B">
        <w:rPr>
          <w:rFonts w:ascii="Times New Roman" w:eastAsia="Times New Roman" w:hAnsi="Times New Roman" w:cs="Times New Roman"/>
          <w:b/>
          <w:color w:val="000000" w:themeColor="text1"/>
        </w:rPr>
        <w:t>Eastern Europe and Russia</w:t>
      </w:r>
      <w:r w:rsidRPr="0084073B">
        <w:rPr>
          <w:rFonts w:ascii="Times New Roman" w:eastAsia="Times New Roman" w:hAnsi="Times New Roman" w:cs="Times New Roman"/>
          <w:color w:val="000000" w:themeColor="text1"/>
        </w:rPr>
        <w:t> through Wrigley’s networks and expanded Wrigley’s access to </w:t>
      </w:r>
      <w:r w:rsidRPr="0084073B">
        <w:rPr>
          <w:rFonts w:ascii="Times New Roman" w:eastAsia="Times New Roman" w:hAnsi="Times New Roman" w:cs="Times New Roman"/>
          <w:b/>
          <w:color w:val="000000" w:themeColor="text1"/>
        </w:rPr>
        <w:t>Asia, China, and India</w:t>
      </w:r>
      <w:r w:rsidRPr="0084073B">
        <w:rPr>
          <w:rFonts w:ascii="Times New Roman" w:eastAsia="Times New Roman" w:hAnsi="Times New Roman" w:cs="Times New Roman"/>
          <w:color w:val="000000" w:themeColor="text1"/>
        </w:rPr>
        <w:t> via Mars’s distribution strength. It also protected both firms from competitors like </w:t>
      </w:r>
      <w:r w:rsidRPr="0084073B">
        <w:rPr>
          <w:rFonts w:ascii="Times New Roman" w:eastAsia="Times New Roman" w:hAnsi="Times New Roman" w:cs="Times New Roman"/>
          <w:b/>
          <w:color w:val="000000" w:themeColor="text1"/>
        </w:rPr>
        <w:t>Hershey, Cadbury, and Nestlé</w:t>
      </w:r>
      <w:r w:rsidRPr="0084073B">
        <w:rPr>
          <w:rFonts w:ascii="Times New Roman" w:eastAsia="Times New Roman" w:hAnsi="Times New Roman" w:cs="Times New Roman"/>
          <w:color w:val="000000" w:themeColor="text1"/>
        </w:rPr>
        <w:t>, who were considering alliances of their own. Beyond scale, the deal balanced Mars’s traditional chocolate base with Wrigley’s </w:t>
      </w:r>
      <w:r w:rsidRPr="0084073B">
        <w:rPr>
          <w:rFonts w:ascii="Times New Roman" w:eastAsia="Times New Roman" w:hAnsi="Times New Roman" w:cs="Times New Roman"/>
          <w:b/>
          <w:color w:val="000000" w:themeColor="text1"/>
        </w:rPr>
        <w:t>fast-growing, health-aligned gum segment</w:t>
      </w:r>
      <w:r w:rsidRPr="0084073B">
        <w:rPr>
          <w:rFonts w:ascii="Times New Roman" w:eastAsia="Times New Roman" w:hAnsi="Times New Roman" w:cs="Times New Roman"/>
          <w:color w:val="000000" w:themeColor="text1"/>
        </w:rPr>
        <w:t>, capturing changing consumer preferences. This combination of scope, geography, and diversification gave Mars the strategic edge to </w:t>
      </w:r>
      <w:r w:rsidRPr="0084073B">
        <w:rPr>
          <w:rFonts w:ascii="Times New Roman" w:eastAsia="Times New Roman" w:hAnsi="Times New Roman" w:cs="Times New Roman"/>
          <w:b/>
          <w:color w:val="000000" w:themeColor="text1"/>
        </w:rPr>
        <w:t>reclaim global leadership</w:t>
      </w:r>
      <w:r w:rsidRPr="0084073B">
        <w:rPr>
          <w:rFonts w:ascii="Times New Roman" w:eastAsia="Times New Roman" w:hAnsi="Times New Roman" w:cs="Times New Roman"/>
          <w:color w:val="000000" w:themeColor="text1"/>
        </w:rPr>
        <w:t> and secure long-term market growth.</w:t>
      </w:r>
    </w:p>
    <w:p w14:paraId="3768AD51" w14:textId="284EA9A4"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2. Operational Advantages</w:t>
      </w:r>
    </w:p>
    <w:p w14:paraId="19A2B2F8" w14:textId="4CB277A6"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Operationally, the merger created large efficiencies across sales, production, and distribution. Mars and Wrigley both sold in similar markets, and combining these channels reduced duplication and </w:t>
      </w:r>
      <w:r w:rsidRPr="0084073B">
        <w:rPr>
          <w:rFonts w:ascii="Times New Roman" w:eastAsia="Times New Roman" w:hAnsi="Times New Roman" w:cs="Times New Roman"/>
          <w:b/>
          <w:color w:val="000000" w:themeColor="text1"/>
        </w:rPr>
        <w:t>lowered administrative costs</w:t>
      </w:r>
      <w:r w:rsidRPr="0084073B">
        <w:rPr>
          <w:rFonts w:ascii="Times New Roman" w:eastAsia="Times New Roman" w:hAnsi="Times New Roman" w:cs="Times New Roman"/>
          <w:color w:val="000000" w:themeColor="text1"/>
        </w:rPr>
        <w:t> by an estimated </w:t>
      </w:r>
      <w:r w:rsidRPr="0084073B">
        <w:rPr>
          <w:rFonts w:ascii="Times New Roman" w:eastAsia="Times New Roman" w:hAnsi="Times New Roman" w:cs="Times New Roman"/>
          <w:b/>
          <w:color w:val="000000" w:themeColor="text1"/>
        </w:rPr>
        <w:t>7–11%</w:t>
      </w:r>
      <w:r w:rsidRPr="0084073B">
        <w:rPr>
          <w:rFonts w:ascii="Times New Roman" w:eastAsia="Times New Roman" w:hAnsi="Times New Roman" w:cs="Times New Roman"/>
          <w:color w:val="000000" w:themeColor="text1"/>
        </w:rPr>
        <w:t>. Wrigley’s </w:t>
      </w:r>
      <w:r w:rsidRPr="0084073B">
        <w:rPr>
          <w:rFonts w:ascii="Times New Roman" w:eastAsia="Times New Roman" w:hAnsi="Times New Roman" w:cs="Times New Roman"/>
          <w:b/>
          <w:color w:val="000000" w:themeColor="text1"/>
        </w:rPr>
        <w:t>66-day cash cycle</w:t>
      </w:r>
      <w:r w:rsidRPr="0084073B">
        <w:rPr>
          <w:rFonts w:ascii="Times New Roman" w:eastAsia="Times New Roman" w:hAnsi="Times New Roman" w:cs="Times New Roman"/>
          <w:color w:val="000000" w:themeColor="text1"/>
        </w:rPr>
        <w:t> could improve further using Mars’s systems, freeing roughly </w:t>
      </w:r>
      <w:r w:rsidRPr="0084073B">
        <w:rPr>
          <w:rFonts w:ascii="Times New Roman" w:eastAsia="Times New Roman" w:hAnsi="Times New Roman" w:cs="Times New Roman"/>
          <w:b/>
          <w:color w:val="000000" w:themeColor="text1"/>
        </w:rPr>
        <w:t>15% of working capital</w:t>
      </w:r>
      <w:r w:rsidRPr="0084073B">
        <w:rPr>
          <w:rFonts w:ascii="Times New Roman" w:eastAsia="Times New Roman" w:hAnsi="Times New Roman" w:cs="Times New Roman"/>
          <w:color w:val="000000" w:themeColor="text1"/>
        </w:rPr>
        <w:t>. On the manufacturing side, Wrigley’s spare plant capacity could produce </w:t>
      </w:r>
      <w:r w:rsidRPr="0084073B">
        <w:rPr>
          <w:rFonts w:ascii="Times New Roman" w:eastAsia="Times New Roman" w:hAnsi="Times New Roman" w:cs="Times New Roman"/>
          <w:i/>
          <w:color w:val="000000" w:themeColor="text1"/>
        </w:rPr>
        <w:t>Skittles</w:t>
      </w:r>
      <w:r w:rsidRPr="0084073B">
        <w:rPr>
          <w:rFonts w:ascii="Times New Roman" w:eastAsia="Times New Roman" w:hAnsi="Times New Roman" w:cs="Times New Roman"/>
          <w:color w:val="000000" w:themeColor="text1"/>
        </w:rPr>
        <w:t> and </w:t>
      </w:r>
      <w:r w:rsidRPr="0084073B">
        <w:rPr>
          <w:rFonts w:ascii="Times New Roman" w:eastAsia="Times New Roman" w:hAnsi="Times New Roman" w:cs="Times New Roman"/>
          <w:i/>
          <w:color w:val="000000" w:themeColor="text1"/>
        </w:rPr>
        <w:t>Starburst</w:t>
      </w:r>
      <w:r w:rsidRPr="0084073B">
        <w:rPr>
          <w:rFonts w:ascii="Times New Roman" w:eastAsia="Times New Roman" w:hAnsi="Times New Roman" w:cs="Times New Roman"/>
          <w:color w:val="000000" w:themeColor="text1"/>
        </w:rPr>
        <w:t>, saving about </w:t>
      </w:r>
      <w:r w:rsidRPr="0084073B">
        <w:rPr>
          <w:rFonts w:ascii="Times New Roman" w:eastAsia="Times New Roman" w:hAnsi="Times New Roman" w:cs="Times New Roman"/>
          <w:b/>
          <w:color w:val="000000" w:themeColor="text1"/>
        </w:rPr>
        <w:t>$50 million after tax</w:t>
      </w:r>
      <w:r w:rsidRPr="0084073B">
        <w:rPr>
          <w:rFonts w:ascii="Times New Roman" w:eastAsia="Times New Roman" w:hAnsi="Times New Roman" w:cs="Times New Roman"/>
          <w:color w:val="000000" w:themeColor="text1"/>
        </w:rPr>
        <w:t> and eliminating the need for new equipment. Together, they gained stronger </w:t>
      </w:r>
      <w:r w:rsidRPr="0084073B">
        <w:rPr>
          <w:rFonts w:ascii="Times New Roman" w:eastAsia="Times New Roman" w:hAnsi="Times New Roman" w:cs="Times New Roman"/>
          <w:b/>
          <w:color w:val="000000" w:themeColor="text1"/>
        </w:rPr>
        <w:t>bargaining power with suppliers</w:t>
      </w:r>
      <w:r w:rsidRPr="0084073B">
        <w:rPr>
          <w:rFonts w:ascii="Times New Roman" w:eastAsia="Times New Roman" w:hAnsi="Times New Roman" w:cs="Times New Roman"/>
          <w:color w:val="000000" w:themeColor="text1"/>
        </w:rPr>
        <w:t>, allowing bulk purchasing of sugar, packaging, and flavors. Shared marketing and logistics further enhanced cost control. These measures would make the merged company leaner, faster, and more efficient—achieving </w:t>
      </w:r>
      <w:r w:rsidRPr="0084073B">
        <w:rPr>
          <w:rFonts w:ascii="Times New Roman" w:eastAsia="Times New Roman" w:hAnsi="Times New Roman" w:cs="Times New Roman"/>
          <w:b/>
          <w:color w:val="000000" w:themeColor="text1"/>
        </w:rPr>
        <w:t>significant savings</w:t>
      </w:r>
      <w:r w:rsidRPr="0084073B">
        <w:rPr>
          <w:rFonts w:ascii="Times New Roman" w:eastAsia="Times New Roman" w:hAnsi="Times New Roman" w:cs="Times New Roman"/>
          <w:color w:val="000000" w:themeColor="text1"/>
        </w:rPr>
        <w:t> while keeping quality high and ensuring both brands maintained their reputation for reliability and consistency in global markets.</w:t>
      </w:r>
    </w:p>
    <w:p w14:paraId="7944D102" w14:textId="58F3D717"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3. Financial Advantages</w:t>
      </w:r>
    </w:p>
    <w:p w14:paraId="7559F94D" w14:textId="1D156ADF"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Financially, the merger offered clear rewards for both parties. Wrigley shareholders benefited from an </w:t>
      </w:r>
      <w:r w:rsidRPr="0084073B">
        <w:rPr>
          <w:rFonts w:ascii="Times New Roman" w:eastAsia="Times New Roman" w:hAnsi="Times New Roman" w:cs="Times New Roman"/>
          <w:b/>
          <w:color w:val="000000" w:themeColor="text1"/>
        </w:rPr>
        <w:t>all-cash deal</w:t>
      </w:r>
      <w:r w:rsidRPr="0084073B">
        <w:rPr>
          <w:rFonts w:ascii="Times New Roman" w:eastAsia="Times New Roman" w:hAnsi="Times New Roman" w:cs="Times New Roman"/>
          <w:color w:val="000000" w:themeColor="text1"/>
        </w:rPr>
        <w:t> that paid a premium over the market price, providing the family immediate liquidity. For Mars, the acquisition added a </w:t>
      </w:r>
      <w:r w:rsidRPr="0084073B">
        <w:rPr>
          <w:rFonts w:ascii="Times New Roman" w:eastAsia="Times New Roman" w:hAnsi="Times New Roman" w:cs="Times New Roman"/>
          <w:b/>
          <w:color w:val="000000" w:themeColor="text1"/>
        </w:rPr>
        <w:t>steady, recession-resistant cash flow</w:t>
      </w:r>
      <w:r w:rsidRPr="0084073B">
        <w:rPr>
          <w:rFonts w:ascii="Times New Roman" w:eastAsia="Times New Roman" w:hAnsi="Times New Roman" w:cs="Times New Roman"/>
          <w:color w:val="000000" w:themeColor="text1"/>
        </w:rPr>
        <w:t> from gum and mints, which complemented its more cyclical chocolate revenues. To fund the purchase, Mars worked with </w:t>
      </w:r>
      <w:r w:rsidRPr="0084073B">
        <w:rPr>
          <w:rFonts w:ascii="Times New Roman" w:eastAsia="Times New Roman" w:hAnsi="Times New Roman" w:cs="Times New Roman"/>
          <w:b/>
          <w:color w:val="000000" w:themeColor="text1"/>
        </w:rPr>
        <w:t>Goldman Sachs and Berkshire Hathaway</w:t>
      </w:r>
      <w:r w:rsidRPr="0084073B">
        <w:rPr>
          <w:rFonts w:ascii="Times New Roman" w:eastAsia="Times New Roman" w:hAnsi="Times New Roman" w:cs="Times New Roman"/>
          <w:color w:val="000000" w:themeColor="text1"/>
        </w:rPr>
        <w:t>, taking on debt for the first time while keeping </w:t>
      </w:r>
      <w:r w:rsidRPr="0084073B">
        <w:rPr>
          <w:rFonts w:ascii="Times New Roman" w:eastAsia="Times New Roman" w:hAnsi="Times New Roman" w:cs="Times New Roman"/>
          <w:b/>
          <w:color w:val="000000" w:themeColor="text1"/>
        </w:rPr>
        <w:t>full family ownership</w:t>
      </w:r>
      <w:r w:rsidRPr="0084073B">
        <w:rPr>
          <w:rFonts w:ascii="Times New Roman" w:eastAsia="Times New Roman" w:hAnsi="Times New Roman" w:cs="Times New Roman"/>
          <w:color w:val="000000" w:themeColor="text1"/>
        </w:rPr>
        <w:t>. This upheld its core belief in “</w:t>
      </w:r>
      <w:r w:rsidRPr="0084073B">
        <w:rPr>
          <w:rFonts w:ascii="Times New Roman" w:eastAsia="Times New Roman" w:hAnsi="Times New Roman" w:cs="Times New Roman"/>
          <w:b/>
          <w:color w:val="000000" w:themeColor="text1"/>
        </w:rPr>
        <w:t>freedom to shape our future</w:t>
      </w:r>
      <w:r w:rsidRPr="0084073B">
        <w:rPr>
          <w:rFonts w:ascii="Times New Roman" w:eastAsia="Times New Roman" w:hAnsi="Times New Roman" w:cs="Times New Roman"/>
          <w:color w:val="000000" w:themeColor="text1"/>
        </w:rPr>
        <w:t>.” Expected </w:t>
      </w:r>
      <w:r w:rsidRPr="0084073B">
        <w:rPr>
          <w:rFonts w:ascii="Times New Roman" w:eastAsia="Times New Roman" w:hAnsi="Times New Roman" w:cs="Times New Roman"/>
          <w:b/>
          <w:color w:val="000000" w:themeColor="text1"/>
        </w:rPr>
        <w:t>cost savings and efficiency gains</w:t>
      </w:r>
      <w:r w:rsidRPr="0084073B">
        <w:rPr>
          <w:rFonts w:ascii="Times New Roman" w:eastAsia="Times New Roman" w:hAnsi="Times New Roman" w:cs="Times New Roman"/>
          <w:color w:val="000000" w:themeColor="text1"/>
        </w:rPr>
        <w:t> were already built into the valuation, increasing Wrigley’s worth beyond its stand-alone level. The merger thus combined immediate value realization for Wrigley with long-term cash generation and financial flexibility for Mars, strengthening its position as a disciplined yet growth-focused private enterprise.</w:t>
      </w:r>
    </w:p>
    <w:p w14:paraId="39D43B87" w14:textId="13668F10"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4. Cultural and Organizational Advantages</w:t>
      </w:r>
    </w:p>
    <w:p w14:paraId="754C2B4B" w14:textId="192B8DC0"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The merger succeeded culturally because Mars and Wrigley shared </w:t>
      </w:r>
      <w:r w:rsidRPr="0084073B">
        <w:rPr>
          <w:rFonts w:ascii="Times New Roman" w:eastAsia="Times New Roman" w:hAnsi="Times New Roman" w:cs="Times New Roman"/>
          <w:b/>
          <w:color w:val="000000" w:themeColor="text1"/>
        </w:rPr>
        <w:t>strong family-based values</w:t>
      </w:r>
      <w:r w:rsidRPr="0084073B">
        <w:rPr>
          <w:rFonts w:ascii="Times New Roman" w:eastAsia="Times New Roman" w:hAnsi="Times New Roman" w:cs="Times New Roman"/>
          <w:color w:val="000000" w:themeColor="text1"/>
        </w:rPr>
        <w:t> built on quality, responsibility, and mutual respect. Mars honored Wrigley’s identity by allowing it to remain an </w:t>
      </w:r>
      <w:r w:rsidRPr="0084073B">
        <w:rPr>
          <w:rFonts w:ascii="Times New Roman" w:eastAsia="Times New Roman" w:hAnsi="Times New Roman" w:cs="Times New Roman"/>
          <w:b/>
          <w:color w:val="000000" w:themeColor="text1"/>
        </w:rPr>
        <w:t>independent subsidiary</w:t>
      </w:r>
      <w:r w:rsidRPr="0084073B">
        <w:rPr>
          <w:rFonts w:ascii="Times New Roman" w:eastAsia="Times New Roman" w:hAnsi="Times New Roman" w:cs="Times New Roman"/>
          <w:color w:val="000000" w:themeColor="text1"/>
        </w:rPr>
        <w:t>, maintaining its leadership, culture, and brand name. </w:t>
      </w:r>
      <w:r w:rsidRPr="0084073B">
        <w:rPr>
          <w:rFonts w:ascii="Times New Roman" w:eastAsia="Times New Roman" w:hAnsi="Times New Roman" w:cs="Times New Roman"/>
          <w:b/>
          <w:color w:val="000000" w:themeColor="text1"/>
        </w:rPr>
        <w:t>William Wrigley Jr. II</w:t>
      </w:r>
      <w:r w:rsidRPr="0084073B">
        <w:rPr>
          <w:rFonts w:ascii="Times New Roman" w:eastAsia="Times New Roman" w:hAnsi="Times New Roman" w:cs="Times New Roman"/>
          <w:color w:val="000000" w:themeColor="text1"/>
        </w:rPr>
        <w:t> stayed on as </w:t>
      </w:r>
      <w:r w:rsidRPr="0084073B">
        <w:rPr>
          <w:rFonts w:ascii="Times New Roman" w:eastAsia="Times New Roman" w:hAnsi="Times New Roman" w:cs="Times New Roman"/>
          <w:b/>
          <w:color w:val="000000" w:themeColor="text1"/>
        </w:rPr>
        <w:t>Executive Chairman</w:t>
      </w:r>
      <w:r w:rsidRPr="0084073B">
        <w:rPr>
          <w:rFonts w:ascii="Times New Roman" w:eastAsia="Times New Roman" w:hAnsi="Times New Roman" w:cs="Times New Roman"/>
          <w:color w:val="000000" w:themeColor="text1"/>
        </w:rPr>
        <w:t>, providing continuity and confidence during the transition. Retaining Wrigley’s experienced team preserved its innovative spirit, supported by the </w:t>
      </w:r>
      <w:r w:rsidRPr="0084073B">
        <w:rPr>
          <w:rFonts w:ascii="Times New Roman" w:eastAsia="Times New Roman" w:hAnsi="Times New Roman" w:cs="Times New Roman"/>
          <w:b/>
          <w:color w:val="000000" w:themeColor="text1"/>
        </w:rPr>
        <w:t>Global Innovation Center</w:t>
      </w:r>
      <w:r w:rsidRPr="0084073B">
        <w:rPr>
          <w:rFonts w:ascii="Times New Roman" w:eastAsia="Times New Roman" w:hAnsi="Times New Roman" w:cs="Times New Roman"/>
          <w:color w:val="000000" w:themeColor="text1"/>
        </w:rPr>
        <w:t> and </w:t>
      </w:r>
      <w:r w:rsidRPr="0084073B">
        <w:rPr>
          <w:rFonts w:ascii="Times New Roman" w:eastAsia="Times New Roman" w:hAnsi="Times New Roman" w:cs="Times New Roman"/>
          <w:b/>
          <w:color w:val="000000" w:themeColor="text1"/>
        </w:rPr>
        <w:t>Wrigley Science Institute</w:t>
      </w:r>
      <w:r w:rsidRPr="0084073B">
        <w:rPr>
          <w:rFonts w:ascii="Times New Roman" w:eastAsia="Times New Roman" w:hAnsi="Times New Roman" w:cs="Times New Roman"/>
          <w:color w:val="000000" w:themeColor="text1"/>
        </w:rPr>
        <w:t>. Both companies also had reputations for </w:t>
      </w:r>
      <w:r w:rsidRPr="0084073B">
        <w:rPr>
          <w:rFonts w:ascii="Times New Roman" w:eastAsia="Times New Roman" w:hAnsi="Times New Roman" w:cs="Times New Roman"/>
          <w:b/>
          <w:color w:val="000000" w:themeColor="text1"/>
        </w:rPr>
        <w:t>ethical business practices and community involvement</w:t>
      </w:r>
      <w:r w:rsidRPr="0084073B">
        <w:rPr>
          <w:rFonts w:ascii="Times New Roman" w:eastAsia="Times New Roman" w:hAnsi="Times New Roman" w:cs="Times New Roman"/>
          <w:color w:val="000000" w:themeColor="text1"/>
        </w:rPr>
        <w:t>, with Mars guided by its Five Principles and Wrigley deeply involved in Chicago philanthropy. Their shared approach to people and performance made the merger a genuine alignment of purpose, creating a unified organization rooted in trust, tradition, and long-term responsibility to employees, customers, and society.</w:t>
      </w:r>
    </w:p>
    <w:p w14:paraId="3104AD1A" w14:textId="52B1EB7F"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5. Governance and Control Advantages</w:t>
      </w:r>
    </w:p>
    <w:p w14:paraId="23F735FA" w14:textId="083A8D94" w:rsidR="000C000A"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The merger also strengthened Mars’s </w:t>
      </w:r>
      <w:r w:rsidRPr="0084073B">
        <w:rPr>
          <w:rFonts w:ascii="Times New Roman" w:eastAsia="Times New Roman" w:hAnsi="Times New Roman" w:cs="Times New Roman"/>
          <w:b/>
          <w:color w:val="000000" w:themeColor="text1"/>
        </w:rPr>
        <w:t>governance and control</w:t>
      </w:r>
      <w:r w:rsidRPr="0084073B">
        <w:rPr>
          <w:rFonts w:ascii="Times New Roman" w:eastAsia="Times New Roman" w:hAnsi="Times New Roman" w:cs="Times New Roman"/>
          <w:color w:val="000000" w:themeColor="text1"/>
        </w:rPr>
        <w:t>. Earlier attempts at partnership failed because Mars was unwilling to share internal information, but full acquisition removed that barrier. By bringing Wrigley completely under its ownership, Mars could </w:t>
      </w:r>
      <w:r w:rsidRPr="0084073B">
        <w:rPr>
          <w:rFonts w:ascii="Times New Roman" w:eastAsia="Times New Roman" w:hAnsi="Times New Roman" w:cs="Times New Roman"/>
          <w:b/>
          <w:color w:val="000000" w:themeColor="text1"/>
        </w:rPr>
        <w:t>make decisions independently</w:t>
      </w:r>
      <w:r w:rsidRPr="0084073B">
        <w:rPr>
          <w:rFonts w:ascii="Times New Roman" w:eastAsia="Times New Roman" w:hAnsi="Times New Roman" w:cs="Times New Roman"/>
          <w:color w:val="000000" w:themeColor="text1"/>
        </w:rPr>
        <w:t> without external interference. This suited its culture of </w:t>
      </w:r>
      <w:r w:rsidRPr="0084073B">
        <w:rPr>
          <w:rFonts w:ascii="Times New Roman" w:eastAsia="Times New Roman" w:hAnsi="Times New Roman" w:cs="Times New Roman"/>
          <w:b/>
          <w:color w:val="000000" w:themeColor="text1"/>
        </w:rPr>
        <w:t>privacy and self-reliance</w:t>
      </w:r>
      <w:r w:rsidRPr="0084073B">
        <w:rPr>
          <w:rFonts w:ascii="Times New Roman" w:eastAsia="Times New Roman" w:hAnsi="Times New Roman" w:cs="Times New Roman"/>
          <w:color w:val="000000" w:themeColor="text1"/>
        </w:rPr>
        <w:t>, keeping operations confidential and free from public market scrutiny. Remaining privately held allowed Mars to avoid quarterly reporting pressures and maintain its long-term focus. Financing through trusted partners like </w:t>
      </w:r>
      <w:r w:rsidRPr="0084073B">
        <w:rPr>
          <w:rFonts w:ascii="Times New Roman" w:eastAsia="Times New Roman" w:hAnsi="Times New Roman" w:cs="Times New Roman"/>
          <w:b/>
          <w:color w:val="000000" w:themeColor="text1"/>
        </w:rPr>
        <w:t>Berkshire Hathaway</w:t>
      </w:r>
      <w:r w:rsidRPr="0084073B">
        <w:rPr>
          <w:rFonts w:ascii="Times New Roman" w:eastAsia="Times New Roman" w:hAnsi="Times New Roman" w:cs="Times New Roman"/>
          <w:color w:val="000000" w:themeColor="text1"/>
        </w:rPr>
        <w:t> ensured stability without giving up ownership. The result was a company that achieved </w:t>
      </w:r>
      <w:r w:rsidRPr="0084073B">
        <w:rPr>
          <w:rFonts w:ascii="Times New Roman" w:eastAsia="Times New Roman" w:hAnsi="Times New Roman" w:cs="Times New Roman"/>
          <w:b/>
          <w:color w:val="000000" w:themeColor="text1"/>
        </w:rPr>
        <w:t>integration without losing independence</w:t>
      </w:r>
      <w:r w:rsidRPr="0084073B">
        <w:rPr>
          <w:rFonts w:ascii="Times New Roman" w:eastAsia="Times New Roman" w:hAnsi="Times New Roman" w:cs="Times New Roman"/>
          <w:color w:val="000000" w:themeColor="text1"/>
        </w:rPr>
        <w:t>—uniting two respected confectionery leaders under one vision while protecting Mars’s defining principle of </w:t>
      </w:r>
      <w:r w:rsidRPr="0084073B">
        <w:rPr>
          <w:rFonts w:ascii="Times New Roman" w:eastAsia="Times New Roman" w:hAnsi="Times New Roman" w:cs="Times New Roman"/>
          <w:b/>
          <w:color w:val="000000" w:themeColor="text1"/>
        </w:rPr>
        <w:t>freedom through family ownership</w:t>
      </w:r>
      <w:r w:rsidRPr="0084073B">
        <w:rPr>
          <w:rFonts w:ascii="Times New Roman" w:eastAsia="Times New Roman" w:hAnsi="Times New Roman" w:cs="Times New Roman"/>
          <w:color w:val="000000" w:themeColor="text1"/>
        </w:rPr>
        <w:t> and full control over its future direction.</w:t>
      </w:r>
    </w:p>
    <w:p w14:paraId="4BB00CAB" w14:textId="23B70EAD" w:rsidR="00CE2EC7" w:rsidRPr="00931E96" w:rsidRDefault="0032511C" w:rsidP="00464C3B">
      <w:pPr>
        <w:spacing w:line="276" w:lineRule="auto"/>
        <w:ind w:left="284" w:hanging="426"/>
        <w:jc w:val="both"/>
        <w:rPr>
          <w:rFonts w:ascii="Times New Roman" w:hAnsi="Times New Roman" w:cs="Times New Roman"/>
          <w:b/>
          <w:u w:val="single"/>
        </w:rPr>
      </w:pPr>
      <w:r w:rsidRPr="00931E96">
        <w:rPr>
          <w:rFonts w:ascii="Times New Roman" w:hAnsi="Times New Roman" w:cs="Times New Roman"/>
          <w:b/>
          <w:u w:val="single"/>
        </w:rPr>
        <w:t>2.2</w:t>
      </w:r>
      <w:r w:rsidR="00BD5C19" w:rsidRPr="00931E96">
        <w:rPr>
          <w:rFonts w:ascii="Times New Roman" w:hAnsi="Times New Roman" w:cs="Times New Roman"/>
          <w:b/>
          <w:u w:val="single"/>
        </w:rPr>
        <w:t xml:space="preserve"> </w:t>
      </w:r>
      <w:r w:rsidR="00237340" w:rsidRPr="00931E96">
        <w:rPr>
          <w:rFonts w:ascii="Times New Roman" w:hAnsi="Times New Roman" w:cs="Times New Roman"/>
          <w:b/>
          <w:u w:val="single"/>
        </w:rPr>
        <w:t xml:space="preserve">Potential Downside to </w:t>
      </w:r>
      <w:r w:rsidR="006C5AE3" w:rsidRPr="00931E96">
        <w:rPr>
          <w:rFonts w:ascii="Times New Roman" w:hAnsi="Times New Roman" w:cs="Times New Roman"/>
          <w:b/>
          <w:u w:val="single"/>
        </w:rPr>
        <w:t>Wrigley</w:t>
      </w:r>
    </w:p>
    <w:p w14:paraId="69722858" w14:textId="491BD465"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1. Growing Competitive Pressure</w:t>
      </w:r>
    </w:p>
    <w:p w14:paraId="0FA24F73" w14:textId="332E76B5"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If Wrigley chose to remain on its own, it would have faced tough competition from much larger players like </w:t>
      </w:r>
      <w:r w:rsidRPr="0084073B">
        <w:rPr>
          <w:rFonts w:ascii="Times New Roman" w:eastAsia="Times New Roman" w:hAnsi="Times New Roman" w:cs="Times New Roman"/>
          <w:b/>
          <w:color w:val="000000" w:themeColor="text1"/>
        </w:rPr>
        <w:t>Cadbury, Hershey, and Nestlé</w:t>
      </w:r>
      <w:r w:rsidRPr="0084073B">
        <w:rPr>
          <w:rFonts w:ascii="Times New Roman" w:eastAsia="Times New Roman" w:hAnsi="Times New Roman" w:cs="Times New Roman"/>
          <w:color w:val="000000" w:themeColor="text1"/>
        </w:rPr>
        <w:t>, who were rapidly expanding through mergers. With fewer resources and a smaller product lineup, Wrigley could have struggled to match their global marketing power and pricing strength. A potential </w:t>
      </w:r>
      <w:r w:rsidRPr="0084073B">
        <w:rPr>
          <w:rFonts w:ascii="Times New Roman" w:eastAsia="Times New Roman" w:hAnsi="Times New Roman" w:cs="Times New Roman"/>
          <w:b/>
          <w:color w:val="000000" w:themeColor="text1"/>
        </w:rPr>
        <w:t>Cadbury–Hershey merger</w:t>
      </w:r>
      <w:r w:rsidRPr="0084073B">
        <w:rPr>
          <w:rFonts w:ascii="Times New Roman" w:eastAsia="Times New Roman" w:hAnsi="Times New Roman" w:cs="Times New Roman"/>
          <w:color w:val="000000" w:themeColor="text1"/>
        </w:rPr>
        <w:t> would have made it even harder for Wrigley to compete on equal footing in both scale and reach.</w:t>
      </w:r>
    </w:p>
    <w:p w14:paraId="4B4DF153" w14:textId="31DB0AC2"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2. Slower Global Growth</w:t>
      </w:r>
    </w:p>
    <w:p w14:paraId="47F6DC28" w14:textId="24A1527B"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Wrigley had strong positions in </w:t>
      </w:r>
      <w:r w:rsidRPr="0084073B">
        <w:rPr>
          <w:rFonts w:ascii="Times New Roman" w:eastAsia="Times New Roman" w:hAnsi="Times New Roman" w:cs="Times New Roman"/>
          <w:b/>
          <w:color w:val="000000" w:themeColor="text1"/>
        </w:rPr>
        <w:t>Eastern Europe and Russia</w:t>
      </w:r>
      <w:r w:rsidRPr="0084073B">
        <w:rPr>
          <w:rFonts w:ascii="Times New Roman" w:eastAsia="Times New Roman" w:hAnsi="Times New Roman" w:cs="Times New Roman"/>
          <w:color w:val="000000" w:themeColor="text1"/>
        </w:rPr>
        <w:t>, but its presence in </w:t>
      </w:r>
      <w:r w:rsidRPr="0084073B">
        <w:rPr>
          <w:rFonts w:ascii="Times New Roman" w:eastAsia="Times New Roman" w:hAnsi="Times New Roman" w:cs="Times New Roman"/>
          <w:b/>
          <w:color w:val="000000" w:themeColor="text1"/>
        </w:rPr>
        <w:t xml:space="preserve">Asia and other fast-growing </w:t>
      </w:r>
      <w:r w:rsidR="7EB1EEE7" w:rsidRPr="0084073B">
        <w:rPr>
          <w:rFonts w:ascii="Times New Roman" w:eastAsia="Times New Roman" w:hAnsi="Times New Roman" w:cs="Times New Roman"/>
          <w:b/>
          <w:color w:val="000000" w:themeColor="text1"/>
        </w:rPr>
        <w:t>regions was</w:t>
      </w:r>
      <w:r w:rsidRPr="0084073B">
        <w:rPr>
          <w:rFonts w:ascii="Times New Roman" w:eastAsia="Times New Roman" w:hAnsi="Times New Roman" w:cs="Times New Roman"/>
          <w:color w:val="000000" w:themeColor="text1"/>
        </w:rPr>
        <w:t xml:space="preserve"> limited. Without access to Mars’s well-established distribution in </w:t>
      </w:r>
      <w:r w:rsidRPr="0084073B">
        <w:rPr>
          <w:rFonts w:ascii="Times New Roman" w:eastAsia="Times New Roman" w:hAnsi="Times New Roman" w:cs="Times New Roman"/>
          <w:b/>
          <w:color w:val="000000" w:themeColor="text1"/>
        </w:rPr>
        <w:t>China and India</w:t>
      </w:r>
      <w:r w:rsidRPr="0084073B">
        <w:rPr>
          <w:rFonts w:ascii="Times New Roman" w:eastAsia="Times New Roman" w:hAnsi="Times New Roman" w:cs="Times New Roman"/>
          <w:color w:val="000000" w:themeColor="text1"/>
        </w:rPr>
        <w:t>, the company risked missing the biggest growth opportunities in the confectionery market. Remaining independent would have kept Wrigley tied to slower-growing, mature markets, restricting its ability to expand and diversify its revenue base globally.</w:t>
      </w:r>
    </w:p>
    <w:p w14:paraId="5327C292" w14:textId="5564E4BD" w:rsidR="00E805C0"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b/>
          <w:color w:val="000000" w:themeColor="text1"/>
        </w:rPr>
        <w:t>3. Narrow Product Focus</w:t>
      </w:r>
    </w:p>
    <w:p w14:paraId="63261F3F" w14:textId="704F7390" w:rsidR="0032511C" w:rsidRPr="0084073B" w:rsidRDefault="3B85C0AE" w:rsidP="00464C3B">
      <w:pPr>
        <w:spacing w:beforeAutospacing="1" w:afterAutospacing="1" w:line="276" w:lineRule="auto"/>
        <w:jc w:val="both"/>
        <w:rPr>
          <w:rFonts w:ascii="Times New Roman" w:eastAsia="Times New Roman" w:hAnsi="Times New Roman" w:cs="Times New Roman"/>
          <w:color w:val="000000" w:themeColor="text1"/>
        </w:rPr>
      </w:pPr>
      <w:r w:rsidRPr="0084073B">
        <w:rPr>
          <w:rFonts w:ascii="Times New Roman" w:eastAsia="Times New Roman" w:hAnsi="Times New Roman" w:cs="Times New Roman"/>
          <w:color w:val="000000" w:themeColor="text1"/>
        </w:rPr>
        <w:t>As a company built mainly around </w:t>
      </w:r>
      <w:r w:rsidRPr="0084073B">
        <w:rPr>
          <w:rFonts w:ascii="Times New Roman" w:eastAsia="Times New Roman" w:hAnsi="Times New Roman" w:cs="Times New Roman"/>
          <w:b/>
          <w:color w:val="000000" w:themeColor="text1"/>
        </w:rPr>
        <w:t>gum and mints</w:t>
      </w:r>
      <w:r w:rsidRPr="0084073B">
        <w:rPr>
          <w:rFonts w:ascii="Times New Roman" w:eastAsia="Times New Roman" w:hAnsi="Times New Roman" w:cs="Times New Roman"/>
          <w:color w:val="000000" w:themeColor="text1"/>
        </w:rPr>
        <w:t>, Wrigley faced the challenge of relying too heavily on a single product category. Consumer tastes were shifting, and growth in gum was beginning to slow, especially in developed countries. Without merging, Wrigley would lack the variety and stability that Mars’s broader confectionery range offered, leaving it more vulnerable to changing trends and limited in long-term growth potential.</w:t>
      </w:r>
    </w:p>
    <w:p w14:paraId="0ECB602D" w14:textId="77777777" w:rsidR="005A69CF" w:rsidRPr="005C5859" w:rsidRDefault="00841D3D" w:rsidP="005E480D">
      <w:pPr>
        <w:pStyle w:val="Heading1"/>
        <w:numPr>
          <w:ilvl w:val="0"/>
          <w:numId w:val="9"/>
        </w:numPr>
        <w:spacing w:line="276" w:lineRule="auto"/>
        <w:ind w:left="0"/>
        <w:jc w:val="both"/>
        <w:rPr>
          <w:rFonts w:ascii="Times New Roman" w:hAnsi="Times New Roman" w:cs="Times New Roman"/>
          <w:b/>
          <w:color w:val="000000" w:themeColor="text1"/>
          <w:sz w:val="28"/>
          <w:szCs w:val="28"/>
          <w:u w:val="single"/>
        </w:rPr>
      </w:pPr>
      <w:bookmarkStart w:id="2" w:name="_Toc213694133"/>
      <w:r w:rsidRPr="005C5859">
        <w:rPr>
          <w:rFonts w:ascii="Times New Roman" w:hAnsi="Times New Roman" w:cs="Times New Roman"/>
          <w:b/>
          <w:color w:val="000000" w:themeColor="text1"/>
          <w:sz w:val="28"/>
          <w:szCs w:val="28"/>
          <w:u w:val="single"/>
        </w:rPr>
        <w:t>Deal Overview</w:t>
      </w:r>
      <w:bookmarkEnd w:id="2"/>
    </w:p>
    <w:p w14:paraId="00622D5F" w14:textId="1923B42F" w:rsidR="00841D3D" w:rsidRPr="005E480D" w:rsidRDefault="0032511C" w:rsidP="005E480D">
      <w:pPr>
        <w:pStyle w:val="Heading1"/>
        <w:numPr>
          <w:ilvl w:val="1"/>
          <w:numId w:val="9"/>
        </w:numPr>
        <w:spacing w:line="276" w:lineRule="auto"/>
        <w:jc w:val="both"/>
        <w:rPr>
          <w:rFonts w:ascii="Times New Roman" w:hAnsi="Times New Roman" w:cs="Times New Roman"/>
          <w:b/>
          <w:color w:val="000000" w:themeColor="text1"/>
          <w:sz w:val="24"/>
          <w:szCs w:val="24"/>
          <w:u w:val="single"/>
        </w:rPr>
      </w:pPr>
      <w:r w:rsidRPr="005E480D">
        <w:rPr>
          <w:rFonts w:ascii="Times New Roman" w:hAnsi="Times New Roman" w:cs="Times New Roman"/>
          <w:b/>
          <w:color w:val="000000" w:themeColor="text1"/>
          <w:sz w:val="24"/>
          <w:szCs w:val="24"/>
          <w:u w:val="single"/>
        </w:rPr>
        <w:t xml:space="preserve"> </w:t>
      </w:r>
      <w:bookmarkStart w:id="3" w:name="_Toc213694134"/>
      <w:r w:rsidR="00841D3D" w:rsidRPr="005E480D">
        <w:rPr>
          <w:rFonts w:ascii="Times New Roman" w:hAnsi="Times New Roman" w:cs="Times New Roman"/>
          <w:b/>
          <w:color w:val="000000" w:themeColor="text1"/>
          <w:sz w:val="24"/>
          <w:szCs w:val="24"/>
          <w:u w:val="single"/>
        </w:rPr>
        <w:t>Transaction Summary</w:t>
      </w:r>
      <w:bookmarkEnd w:id="3"/>
    </w:p>
    <w:p w14:paraId="3A631FB0" w14:textId="77777777" w:rsidR="00841D3D" w:rsidRPr="005E480D" w:rsidRDefault="00841D3D" w:rsidP="005E480D">
      <w:pPr>
        <w:pStyle w:val="ListParagraph"/>
        <w:numPr>
          <w:ilvl w:val="0"/>
          <w:numId w:val="10"/>
        </w:numPr>
        <w:spacing w:after="0"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b/>
          <w:kern w:val="0"/>
          <w14:ligatures w14:val="none"/>
        </w:rPr>
        <w:t>Parties</w:t>
      </w:r>
      <w:r w:rsidRPr="005E480D">
        <w:rPr>
          <w:rFonts w:ascii="Times New Roman" w:eastAsia="Times New Roman" w:hAnsi="Times New Roman" w:cs="Times New Roman"/>
          <w:kern w:val="0"/>
          <w14:ligatures w14:val="none"/>
        </w:rPr>
        <w:t>: Mars, Incorporated (Acquirer) and Wm. Wrigley Jr. Company (Target)</w:t>
      </w:r>
    </w:p>
    <w:p w14:paraId="07C3822D" w14:textId="77777777" w:rsidR="00841D3D" w:rsidRPr="005E480D" w:rsidRDefault="00841D3D" w:rsidP="005E480D">
      <w:pPr>
        <w:pStyle w:val="ListParagraph"/>
        <w:numPr>
          <w:ilvl w:val="0"/>
          <w:numId w:val="10"/>
        </w:numPr>
        <w:spacing w:after="0"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b/>
          <w:kern w:val="0"/>
          <w14:ligatures w14:val="none"/>
        </w:rPr>
        <w:t>Date</w:t>
      </w:r>
      <w:r w:rsidRPr="005E480D">
        <w:rPr>
          <w:rFonts w:ascii="Times New Roman" w:eastAsia="Times New Roman" w:hAnsi="Times New Roman" w:cs="Times New Roman"/>
          <w:kern w:val="0"/>
          <w14:ligatures w14:val="none"/>
        </w:rPr>
        <w:t>: April 2008 (negotiations culminating April 12, 2008)</w:t>
      </w:r>
    </w:p>
    <w:p w14:paraId="7265A6A7" w14:textId="77777777" w:rsidR="00841D3D" w:rsidRPr="005E480D" w:rsidRDefault="00841D3D" w:rsidP="005E480D">
      <w:pPr>
        <w:pStyle w:val="ListParagraph"/>
        <w:numPr>
          <w:ilvl w:val="0"/>
          <w:numId w:val="10"/>
        </w:numPr>
        <w:spacing w:after="0"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b/>
          <w:kern w:val="0"/>
          <w14:ligatures w14:val="none"/>
        </w:rPr>
        <w:t>Transaction Type</w:t>
      </w:r>
      <w:r w:rsidRPr="005E480D">
        <w:rPr>
          <w:rFonts w:ascii="Times New Roman" w:eastAsia="Times New Roman" w:hAnsi="Times New Roman" w:cs="Times New Roman"/>
          <w:kern w:val="0"/>
          <w14:ligatures w14:val="none"/>
        </w:rPr>
        <w:t>: Friendly cash acquisition/merger</w:t>
      </w:r>
    </w:p>
    <w:p w14:paraId="6A6E1AA2" w14:textId="77777777" w:rsidR="00FF7EF5" w:rsidRPr="005E480D" w:rsidRDefault="00841D3D" w:rsidP="005E480D">
      <w:pPr>
        <w:pStyle w:val="ListParagraph"/>
        <w:numPr>
          <w:ilvl w:val="0"/>
          <w:numId w:val="10"/>
        </w:numPr>
        <w:spacing w:after="0"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b/>
          <w:kern w:val="0"/>
          <w14:ligatures w14:val="none"/>
        </w:rPr>
        <w:t>Strategic Significance</w:t>
      </w:r>
      <w:r w:rsidRPr="005E480D">
        <w:rPr>
          <w:rFonts w:ascii="Times New Roman" w:eastAsia="Times New Roman" w:hAnsi="Times New Roman" w:cs="Times New Roman"/>
          <w:kern w:val="0"/>
          <w14:ligatures w14:val="none"/>
        </w:rPr>
        <w:t>: The merger would create the world's largest confectionery company, combining Mars's $25 billion global operations with Wrigley's $5.4 billion business.</w:t>
      </w:r>
    </w:p>
    <w:p w14:paraId="6ECD9545" w14:textId="77777777" w:rsidR="00FF7EF5" w:rsidRPr="005E480D" w:rsidRDefault="00FF7EF5" w:rsidP="005E480D">
      <w:pPr>
        <w:pStyle w:val="ListParagraph"/>
        <w:spacing w:after="0" w:line="276" w:lineRule="auto"/>
        <w:jc w:val="both"/>
        <w:rPr>
          <w:rFonts w:ascii="Times New Roman" w:eastAsia="Times New Roman" w:hAnsi="Times New Roman" w:cs="Times New Roman"/>
          <w:kern w:val="0"/>
          <w14:ligatures w14:val="none"/>
        </w:rPr>
      </w:pPr>
    </w:p>
    <w:p w14:paraId="4FF5B229" w14:textId="59D77A45" w:rsidR="00841D3D" w:rsidRPr="005E480D" w:rsidRDefault="00841D3D" w:rsidP="005E480D">
      <w:pPr>
        <w:pStyle w:val="ListParagraph"/>
        <w:numPr>
          <w:ilvl w:val="1"/>
          <w:numId w:val="9"/>
        </w:numPr>
        <w:spacing w:after="0" w:line="276" w:lineRule="auto"/>
        <w:jc w:val="both"/>
        <w:rPr>
          <w:rFonts w:ascii="Times New Roman" w:eastAsia="Times New Roman" w:hAnsi="Times New Roman" w:cs="Times New Roman"/>
          <w:b/>
          <w:kern w:val="0"/>
          <w:u w:val="single"/>
          <w14:ligatures w14:val="none"/>
        </w:rPr>
      </w:pPr>
      <w:r w:rsidRPr="005E480D">
        <w:rPr>
          <w:rFonts w:ascii="Times New Roman" w:hAnsi="Times New Roman" w:cs="Times New Roman"/>
          <w:b/>
          <w:u w:val="single"/>
        </w:rPr>
        <w:t>Key Deal Characteristics</w:t>
      </w:r>
    </w:p>
    <w:p w14:paraId="1FC0B09A" w14:textId="77777777" w:rsidR="00841D3D" w:rsidRPr="005E480D" w:rsidRDefault="00841D3D" w:rsidP="005E480D">
      <w:p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b/>
          <w:kern w:val="0"/>
          <w14:ligatures w14:val="none"/>
        </w:rPr>
        <w:t>Deal Rationale:</w:t>
      </w:r>
    </w:p>
    <w:p w14:paraId="3E43D864" w14:textId="77777777" w:rsidR="00841D3D" w:rsidRPr="005E480D" w:rsidRDefault="00841D3D" w:rsidP="005E480D">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Mars would become the undisputed global confectionery leader, surpassing rivals Cadbury and Hershey</w:t>
      </w:r>
    </w:p>
    <w:p w14:paraId="4BD14301" w14:textId="77777777" w:rsidR="00841D3D" w:rsidRPr="005E480D" w:rsidRDefault="00841D3D" w:rsidP="005E480D">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Complementary product portfolios with minimal overlap (Mars dominated chocolate; Wrigley led chewing gum with 36% global market share)</w:t>
      </w:r>
    </w:p>
    <w:p w14:paraId="36044C90" w14:textId="77777777" w:rsidR="00841D3D" w:rsidRPr="005E480D" w:rsidRDefault="00841D3D" w:rsidP="005E480D">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Geographic synergies: Wrigley's strength in Eastern Europe/Russia complemented Mars's dominance in Asia</w:t>
      </w:r>
    </w:p>
    <w:p w14:paraId="5DFA09ED" w14:textId="77777777" w:rsidR="00841D3D" w:rsidRPr="005E480D" w:rsidRDefault="00841D3D" w:rsidP="005E480D">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Mars had explored joint venture options since 2005 but concluded full acquisition was necessary to realize synergies without information disclosure concerns</w:t>
      </w:r>
    </w:p>
    <w:p w14:paraId="5C5BAC3A" w14:textId="77777777" w:rsidR="00841D3D" w:rsidRPr="005E480D" w:rsidRDefault="00841D3D" w:rsidP="005E480D">
      <w:p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b/>
          <w:kern w:val="0"/>
          <w14:ligatures w14:val="none"/>
        </w:rPr>
        <w:t>Deal Structure:</w:t>
      </w:r>
    </w:p>
    <w:p w14:paraId="43EB12D3" w14:textId="77777777" w:rsidR="00841D3D" w:rsidRPr="005E480D" w:rsidRDefault="00841D3D" w:rsidP="005E480D">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All-cash transaction to avoid diluting Mars family ownership</w:t>
      </w:r>
    </w:p>
    <w:p w14:paraId="2C3DF5C1" w14:textId="77777777" w:rsidR="00841D3D" w:rsidRPr="005E480D" w:rsidRDefault="00841D3D" w:rsidP="005E480D">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Financing: Mars would break its century-long no-debt policy, securing syndicated loans from Goldman Sachs and Berkshire Hathaway</w:t>
      </w:r>
    </w:p>
    <w:p w14:paraId="6009C36E" w14:textId="77777777" w:rsidR="00841D3D" w:rsidRPr="005E480D" w:rsidRDefault="00841D3D" w:rsidP="005E480D">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Required approval from Wrigley family (controlling 70% voting rights through Class B shares)</w:t>
      </w:r>
    </w:p>
    <w:p w14:paraId="719B3663" w14:textId="77777777" w:rsidR="00841D3D" w:rsidRPr="005E480D" w:rsidRDefault="00841D3D" w:rsidP="005E480D">
      <w:p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b/>
          <w:kern w:val="0"/>
          <w14:ligatures w14:val="none"/>
        </w:rPr>
        <w:t>Strategic Context:</w:t>
      </w:r>
    </w:p>
    <w:p w14:paraId="6A827597" w14:textId="77777777" w:rsidR="00841D3D" w:rsidRPr="005E480D" w:rsidRDefault="00841D3D" w:rsidP="005E480D">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Both companies were family-owned with strong cultural traditions</w:t>
      </w:r>
    </w:p>
    <w:p w14:paraId="29E604D6" w14:textId="77777777" w:rsidR="00841D3D" w:rsidRPr="005E480D" w:rsidRDefault="00841D3D" w:rsidP="005E480D">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Mars held 11% global confectionery market share; Wrigley ranked fourth largest confectionery company</w:t>
      </w:r>
    </w:p>
    <w:p w14:paraId="78545D8E" w14:textId="77777777" w:rsidR="00841D3D" w:rsidRPr="005E480D" w:rsidRDefault="00841D3D" w:rsidP="005E480D">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Deal would strengthen competitive position against Cadbury (threatening Hershey merger talks) and Hershey in key markets</w:t>
      </w:r>
    </w:p>
    <w:p w14:paraId="57960C4B" w14:textId="77777777" w:rsidR="00841D3D" w:rsidRPr="005E480D" w:rsidRDefault="00841D3D" w:rsidP="005E480D">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Combination would create enhanced distribution capabilities and negotiating power with retailers</w:t>
      </w:r>
    </w:p>
    <w:p w14:paraId="07ACABEC" w14:textId="7E698F7C" w:rsidR="795A7F40" w:rsidRPr="005E480D" w:rsidRDefault="00841D3D" w:rsidP="005E480D">
      <w:pPr>
        <w:spacing w:before="100" w:beforeAutospacing="1" w:after="100" w:afterAutospacing="1" w:line="276" w:lineRule="auto"/>
        <w:jc w:val="both"/>
        <w:rPr>
          <w:rFonts w:ascii="Times New Roman" w:eastAsia="Times New Roman" w:hAnsi="Times New Roman" w:cs="Times New Roman"/>
          <w:kern w:val="0"/>
          <w14:ligatures w14:val="none"/>
        </w:rPr>
      </w:pPr>
      <w:r w:rsidRPr="005E480D">
        <w:rPr>
          <w:rFonts w:ascii="Times New Roman" w:eastAsia="Times New Roman" w:hAnsi="Times New Roman" w:cs="Times New Roman"/>
          <w:kern w:val="0"/>
          <w14:ligatures w14:val="none"/>
        </w:rPr>
        <w:t>This transaction represented a transformative moment in confectionery industry consolidation, combining two iconic American family businesses with complementary strengths across products and geographies.</w:t>
      </w:r>
    </w:p>
    <w:p w14:paraId="328CF168" w14:textId="385A22B8" w:rsidR="00FF7EF5" w:rsidRPr="005E480D" w:rsidRDefault="00341EE9" w:rsidP="005E480D">
      <w:pPr>
        <w:pStyle w:val="Heading1"/>
        <w:numPr>
          <w:ilvl w:val="0"/>
          <w:numId w:val="9"/>
        </w:numPr>
        <w:spacing w:line="276" w:lineRule="auto"/>
        <w:ind w:left="0" w:hanging="426"/>
        <w:jc w:val="both"/>
        <w:rPr>
          <w:rFonts w:ascii="Times New Roman" w:hAnsi="Times New Roman" w:cs="Times New Roman"/>
          <w:b/>
          <w:color w:val="000000" w:themeColor="text1"/>
          <w:sz w:val="28"/>
          <w:szCs w:val="28"/>
        </w:rPr>
      </w:pPr>
      <w:bookmarkStart w:id="4" w:name="_Toc213694135"/>
      <w:r w:rsidRPr="005E480D">
        <w:rPr>
          <w:rFonts w:ascii="Times New Roman" w:hAnsi="Times New Roman" w:cs="Times New Roman"/>
          <w:b/>
          <w:color w:val="000000" w:themeColor="text1"/>
          <w:sz w:val="28"/>
          <w:szCs w:val="28"/>
        </w:rPr>
        <w:t>Valuation for Wrigley</w:t>
      </w:r>
      <w:bookmarkEnd w:id="4"/>
    </w:p>
    <w:p w14:paraId="36AD1A39" w14:textId="59A4BF7A" w:rsidR="00FF7EF5" w:rsidRPr="005E480D" w:rsidRDefault="00E11B22" w:rsidP="005E480D">
      <w:pPr>
        <w:pStyle w:val="Heading1"/>
        <w:numPr>
          <w:ilvl w:val="1"/>
          <w:numId w:val="9"/>
        </w:numPr>
        <w:spacing w:line="276" w:lineRule="auto"/>
        <w:jc w:val="both"/>
        <w:rPr>
          <w:rFonts w:ascii="Times New Roman" w:hAnsi="Times New Roman" w:cs="Times New Roman"/>
          <w:b/>
          <w:sz w:val="24"/>
          <w:szCs w:val="24"/>
          <w:u w:val="single"/>
        </w:rPr>
      </w:pPr>
      <w:bookmarkStart w:id="5" w:name="_Toc213694136"/>
      <w:r w:rsidRPr="005E480D">
        <w:rPr>
          <w:rFonts w:ascii="Times New Roman" w:hAnsi="Times New Roman" w:cs="Times New Roman"/>
          <w:b/>
          <w:color w:val="000000" w:themeColor="text1"/>
          <w:sz w:val="24"/>
          <w:szCs w:val="24"/>
          <w:u w:val="single"/>
        </w:rPr>
        <w:t>Valuation Summary</w:t>
      </w:r>
      <w:bookmarkEnd w:id="5"/>
    </w:p>
    <w:p w14:paraId="10876403" w14:textId="3FFE77A9" w:rsidR="00BC4348" w:rsidRDefault="00E11B22" w:rsidP="005E480D">
      <w:pPr>
        <w:pStyle w:val="ListParagraph"/>
        <w:spacing w:line="276" w:lineRule="auto"/>
        <w:ind w:left="0"/>
        <w:jc w:val="both"/>
        <w:rPr>
          <w:rFonts w:ascii="Times New Roman" w:hAnsi="Times New Roman" w:cs="Times New Roman"/>
        </w:rPr>
      </w:pPr>
      <w:r w:rsidRPr="005E480D">
        <w:rPr>
          <w:rFonts w:ascii="Times New Roman" w:hAnsi="Times New Roman" w:cs="Times New Roman"/>
        </w:rPr>
        <w:t>We valued Wrigley with the Discounted Cash Flow (DCF) Method</w:t>
      </w:r>
      <w:r w:rsidR="00C82240" w:rsidRPr="005E480D">
        <w:rPr>
          <w:rFonts w:ascii="Times New Roman" w:hAnsi="Times New Roman" w:cs="Times New Roman"/>
        </w:rPr>
        <w:t xml:space="preserve"> by discounting its Free Cash Flows by the required rate of return which is Weighted Average Cost of Capital (WACC) for the company. </w:t>
      </w:r>
      <w:r w:rsidR="00AF3FAF" w:rsidRPr="005E480D">
        <w:rPr>
          <w:rFonts w:ascii="Times New Roman" w:hAnsi="Times New Roman" w:cs="Times New Roman"/>
        </w:rPr>
        <w:t xml:space="preserve">Our forecast horizon was 5 years and all Cash Flows beyond that were calculated in the Terminal Value. </w:t>
      </w:r>
      <w:r w:rsidR="00FF7EF5" w:rsidRPr="005E480D">
        <w:rPr>
          <w:rFonts w:ascii="Times New Roman" w:hAnsi="Times New Roman" w:cs="Times New Roman"/>
        </w:rPr>
        <w:t xml:space="preserve"> </w:t>
      </w:r>
    </w:p>
    <w:p w14:paraId="194E07A2" w14:textId="77777777" w:rsidR="00B20164" w:rsidRPr="005E480D" w:rsidRDefault="00B20164" w:rsidP="005E480D">
      <w:pPr>
        <w:pStyle w:val="ListParagraph"/>
        <w:spacing w:line="276" w:lineRule="auto"/>
        <w:ind w:left="0"/>
        <w:jc w:val="both"/>
        <w:rPr>
          <w:rFonts w:ascii="Times New Roman" w:hAnsi="Times New Roman" w:cs="Times New Roman"/>
        </w:rPr>
      </w:pPr>
    </w:p>
    <w:p w14:paraId="20480B5D" w14:textId="77777777" w:rsidR="00046AF5" w:rsidRPr="00046AF5" w:rsidRDefault="00B20164" w:rsidP="00046AF5">
      <w:pPr>
        <w:pStyle w:val="ListParagraph"/>
        <w:numPr>
          <w:ilvl w:val="1"/>
          <w:numId w:val="9"/>
        </w:numPr>
        <w:rPr>
          <w:b/>
          <w:bCs/>
          <w:u w:val="single"/>
        </w:rPr>
      </w:pPr>
      <w:r w:rsidRPr="00B20164">
        <w:rPr>
          <w:rFonts w:ascii="Times New Roman" w:hAnsi="Times New Roman" w:cs="Times New Roman"/>
          <w:b/>
          <w:bCs/>
          <w:u w:val="single"/>
        </w:rPr>
        <w:t>Valuation Inputs</w:t>
      </w:r>
    </w:p>
    <w:p w14:paraId="6FEC459F" w14:textId="55CC348B" w:rsidR="00C82240" w:rsidRPr="00B20164" w:rsidRDefault="00C82240" w:rsidP="00B20164">
      <w:r w:rsidRPr="00B20164">
        <w:rPr>
          <w:rFonts w:ascii="Times New Roman" w:hAnsi="Times New Roman" w:cs="Times New Roman"/>
        </w:rPr>
        <w:t>Our DCF Model was built on certain specific inputs that we calculated and analyzed based on the case study and the exhibits given in the case. The inputs that were required for the case were:</w:t>
      </w:r>
    </w:p>
    <w:p w14:paraId="0B6F8F6C" w14:textId="77777777" w:rsidR="007D118D" w:rsidRPr="005E480D" w:rsidRDefault="007D118D" w:rsidP="00B20164">
      <w:pPr>
        <w:pStyle w:val="ListParagraph"/>
        <w:spacing w:line="276" w:lineRule="auto"/>
        <w:jc w:val="both"/>
        <w:rPr>
          <w:rFonts w:ascii="Times New Roman" w:hAnsi="Times New Roman" w:cs="Times New Roman"/>
        </w:rPr>
        <w:sectPr w:rsidR="007D118D" w:rsidRPr="005E480D" w:rsidSect="009E3332">
          <w:footerReference w:type="even" r:id="rId9"/>
          <w:footerReference w:type="default" r:id="rId1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pPr>
    </w:p>
    <w:p w14:paraId="33149F77" w14:textId="77777777" w:rsidR="007D118D" w:rsidRPr="005E480D" w:rsidRDefault="007D118D" w:rsidP="005E480D">
      <w:pPr>
        <w:pStyle w:val="ListParagraph"/>
        <w:spacing w:line="276" w:lineRule="auto"/>
        <w:jc w:val="both"/>
        <w:rPr>
          <w:rFonts w:ascii="Times New Roman" w:hAnsi="Times New Roman" w:cs="Times New Roman"/>
        </w:rPr>
      </w:pPr>
    </w:p>
    <w:p w14:paraId="7E2C8739" w14:textId="47EEE6AF" w:rsidR="00C82240"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Beta</w:t>
      </w:r>
    </w:p>
    <w:p w14:paraId="40DBA328" w14:textId="668EA73B"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Risk-Free Rate</w:t>
      </w:r>
    </w:p>
    <w:p w14:paraId="1DD7D515" w14:textId="5D52E01F"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Market Risk Premium</w:t>
      </w:r>
    </w:p>
    <w:p w14:paraId="401591DB" w14:textId="1615620E"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Cost of Equity</w:t>
      </w:r>
    </w:p>
    <w:p w14:paraId="628F15B8" w14:textId="3891BB17"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Weight of Equity</w:t>
      </w:r>
    </w:p>
    <w:p w14:paraId="7921C9F1" w14:textId="77777777" w:rsidR="007D118D" w:rsidRPr="005E480D" w:rsidRDefault="007D118D" w:rsidP="005E480D">
      <w:pPr>
        <w:pStyle w:val="ListParagraph"/>
        <w:spacing w:line="276" w:lineRule="auto"/>
        <w:jc w:val="both"/>
        <w:rPr>
          <w:rFonts w:ascii="Times New Roman" w:hAnsi="Times New Roman" w:cs="Times New Roman"/>
        </w:rPr>
      </w:pPr>
    </w:p>
    <w:p w14:paraId="62B1541A" w14:textId="3936748B"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Cost of Debt</w:t>
      </w:r>
    </w:p>
    <w:p w14:paraId="531D1096" w14:textId="6285904D"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Weight of Debt</w:t>
      </w:r>
    </w:p>
    <w:p w14:paraId="7F7D3CE5" w14:textId="7F7F5077"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Tax Rate</w:t>
      </w:r>
    </w:p>
    <w:p w14:paraId="03E030E5" w14:textId="70EC0847" w:rsidR="002B2CE7" w:rsidRPr="005E480D" w:rsidRDefault="002B2CE7" w:rsidP="005E480D">
      <w:pPr>
        <w:pStyle w:val="ListParagraph"/>
        <w:numPr>
          <w:ilvl w:val="0"/>
          <w:numId w:val="2"/>
        </w:numPr>
        <w:spacing w:line="276" w:lineRule="auto"/>
        <w:jc w:val="both"/>
        <w:rPr>
          <w:rFonts w:ascii="Times New Roman" w:hAnsi="Times New Roman" w:cs="Times New Roman"/>
        </w:rPr>
      </w:pPr>
      <w:r w:rsidRPr="005E480D">
        <w:rPr>
          <w:rFonts w:ascii="Times New Roman" w:hAnsi="Times New Roman" w:cs="Times New Roman"/>
        </w:rPr>
        <w:t>Terminal Growth Rate</w:t>
      </w:r>
    </w:p>
    <w:p w14:paraId="00BD6572" w14:textId="3D92CFEC" w:rsidR="007B5FEF" w:rsidRPr="00871B7F" w:rsidRDefault="00514CBB" w:rsidP="005E480D">
      <w:pPr>
        <w:pStyle w:val="ListParagraph"/>
        <w:numPr>
          <w:ilvl w:val="0"/>
          <w:numId w:val="2"/>
        </w:numPr>
        <w:spacing w:line="276" w:lineRule="auto"/>
        <w:jc w:val="both"/>
        <w:rPr>
          <w:rFonts w:ascii="Times New Roman" w:hAnsi="Times New Roman" w:cs="Times New Roman"/>
          <w:sz w:val="22"/>
          <w:szCs w:val="22"/>
        </w:rPr>
      </w:pPr>
      <w:r w:rsidRPr="005E480D">
        <w:rPr>
          <w:rFonts w:ascii="Times New Roman" w:hAnsi="Times New Roman" w:cs="Times New Roman"/>
        </w:rPr>
        <w:t>WACC</w:t>
      </w:r>
    </w:p>
    <w:p w14:paraId="51DDE033" w14:textId="77777777" w:rsidR="007D118D" w:rsidRPr="00871B7F" w:rsidRDefault="007D118D" w:rsidP="00281D80">
      <w:pPr>
        <w:pStyle w:val="ListParagraph"/>
        <w:ind w:left="0"/>
        <w:jc w:val="both"/>
        <w:rPr>
          <w:rFonts w:ascii="Times New Roman" w:hAnsi="Times New Roman" w:cs="Times New Roman"/>
          <w:sz w:val="22"/>
          <w:szCs w:val="22"/>
        </w:rPr>
        <w:sectPr w:rsidR="007D118D" w:rsidRPr="00871B7F" w:rsidSect="007D118D">
          <w:type w:val="continuous"/>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num="2" w:space="720"/>
          <w:docGrid w:linePitch="360"/>
        </w:sectPr>
      </w:pPr>
    </w:p>
    <w:p w14:paraId="154E7D92" w14:textId="77777777" w:rsidR="007B5FEF" w:rsidRPr="00871B7F" w:rsidRDefault="007B5FEF" w:rsidP="00281D80">
      <w:pPr>
        <w:pStyle w:val="ListParagraph"/>
        <w:ind w:left="0"/>
        <w:jc w:val="both"/>
        <w:rPr>
          <w:rFonts w:ascii="Times New Roman" w:hAnsi="Times New Roman" w:cs="Times New Roman"/>
          <w:sz w:val="22"/>
          <w:szCs w:val="22"/>
        </w:rPr>
      </w:pPr>
    </w:p>
    <w:p w14:paraId="3AE2B0B5" w14:textId="3192C836" w:rsidR="007B5FEF" w:rsidRPr="00871B7F" w:rsidRDefault="007B5FEF" w:rsidP="00281D80">
      <w:pPr>
        <w:pStyle w:val="ListParagraph"/>
        <w:numPr>
          <w:ilvl w:val="0"/>
          <w:numId w:val="3"/>
        </w:numPr>
        <w:ind w:left="0"/>
        <w:jc w:val="both"/>
        <w:rPr>
          <w:rFonts w:ascii="Times New Roman" w:hAnsi="Times New Roman" w:cs="Times New Roman"/>
          <w:b/>
        </w:rPr>
      </w:pPr>
      <m:oMath>
        <m:r>
          <m:rPr>
            <m:sty m:val="bi"/>
          </m:rPr>
          <w:rPr>
            <w:rFonts w:ascii="Cambria Math" w:hAnsi="Cambria Math" w:cs="Times New Roman"/>
          </w:rPr>
          <m:t>βeta</m:t>
        </m:r>
      </m:oMath>
      <w:r w:rsidRPr="00871B7F">
        <w:rPr>
          <w:rFonts w:ascii="Times New Roman" w:eastAsiaTheme="minorEastAsia" w:hAnsi="Times New Roman" w:cs="Times New Roman"/>
          <w:b/>
        </w:rPr>
        <w:t>, Risk-Free Rate, Market Risk Premium and Cost of Debt</w:t>
      </w:r>
    </w:p>
    <w:p w14:paraId="56154399" w14:textId="45724184" w:rsidR="795A7F40" w:rsidRPr="00871B7F" w:rsidRDefault="00AF3FAF" w:rsidP="0055763C">
      <w:pPr>
        <w:jc w:val="both"/>
        <w:rPr>
          <w:rFonts w:ascii="Times New Roman" w:hAnsi="Times New Roman" w:cs="Times New Roman"/>
          <w:sz w:val="22"/>
          <w:szCs w:val="22"/>
        </w:rPr>
      </w:pPr>
      <w:r w:rsidRPr="00871B7F">
        <w:rPr>
          <w:rFonts w:ascii="Times New Roman" w:hAnsi="Times New Roman" w:cs="Times New Roman"/>
          <w:sz w:val="22"/>
          <w:szCs w:val="22"/>
        </w:rPr>
        <w:t xml:space="preserve">Many of the valuation inputs were already given </w:t>
      </w:r>
      <w:r w:rsidR="0032039E" w:rsidRPr="00871B7F">
        <w:rPr>
          <w:rFonts w:ascii="Times New Roman" w:hAnsi="Times New Roman" w:cs="Times New Roman"/>
          <w:sz w:val="22"/>
          <w:szCs w:val="22"/>
        </w:rPr>
        <w:t>i</w:t>
      </w:r>
      <w:r w:rsidRPr="00871B7F">
        <w:rPr>
          <w:rFonts w:ascii="Times New Roman" w:hAnsi="Times New Roman" w:cs="Times New Roman"/>
          <w:sz w:val="22"/>
          <w:szCs w:val="22"/>
        </w:rPr>
        <w:t>n the case study and its exhibits so we directly used them as is</w:t>
      </w:r>
      <w:r w:rsidR="00901911" w:rsidRPr="00871B7F">
        <w:rPr>
          <w:rFonts w:ascii="Times New Roman" w:hAnsi="Times New Roman" w:cs="Times New Roman"/>
          <w:sz w:val="22"/>
          <w:szCs w:val="22"/>
        </w:rPr>
        <w:t>, such as</w:t>
      </w:r>
      <w:r w:rsidRPr="00871B7F">
        <w:rPr>
          <w:rFonts w:ascii="Times New Roman" w:hAnsi="Times New Roman" w:cs="Times New Roman"/>
          <w:sz w:val="22"/>
          <w:szCs w:val="22"/>
        </w:rPr>
        <w:t xml:space="preserve"> </w:t>
      </w:r>
      <w:r w:rsidR="00901911" w:rsidRPr="00871B7F">
        <w:rPr>
          <w:rFonts w:ascii="Times New Roman" w:hAnsi="Times New Roman" w:cs="Times New Roman"/>
          <w:sz w:val="22"/>
          <w:szCs w:val="22"/>
        </w:rPr>
        <w:t>v</w:t>
      </w:r>
      <w:r w:rsidRPr="00871B7F">
        <w:rPr>
          <w:rFonts w:ascii="Times New Roman" w:hAnsi="Times New Roman" w:cs="Times New Roman"/>
          <w:sz w:val="22"/>
          <w:szCs w:val="22"/>
        </w:rPr>
        <w:t xml:space="preserve">alues for </w:t>
      </w:r>
      <m:oMath>
        <m:r>
          <w:rPr>
            <w:rFonts w:ascii="Cambria Math" w:hAnsi="Cambria Math" w:cs="Times New Roman"/>
            <w:sz w:val="22"/>
            <w:szCs w:val="22"/>
          </w:rPr>
          <m:t>βeta</m:t>
        </m:r>
      </m:oMath>
      <w:r w:rsidRPr="00871B7F">
        <w:rPr>
          <w:rFonts w:ascii="Times New Roman" w:eastAsiaTheme="minorEastAsia" w:hAnsi="Times New Roman" w:cs="Times New Roman"/>
          <w:sz w:val="22"/>
          <w:szCs w:val="22"/>
        </w:rPr>
        <w:t xml:space="preserve">, </w:t>
      </w:r>
      <w:r w:rsidR="00901911" w:rsidRPr="00871B7F">
        <w:rPr>
          <w:rFonts w:ascii="Times New Roman" w:eastAsiaTheme="minorEastAsia" w:hAnsi="Times New Roman" w:cs="Times New Roman"/>
          <w:sz w:val="22"/>
          <w:szCs w:val="22"/>
        </w:rPr>
        <w:t>Risk-Free Rate, Cost of Debt and Market Risk Premium.</w:t>
      </w:r>
      <w:r w:rsidRPr="00871B7F">
        <w:rPr>
          <w:rFonts w:ascii="Times New Roman" w:eastAsiaTheme="minorEastAsia" w:hAnsi="Times New Roman" w:cs="Times New Roman"/>
          <w:sz w:val="22"/>
          <w:szCs w:val="22"/>
        </w:rPr>
        <w:t xml:space="preserve"> </w:t>
      </w:r>
      <w:r w:rsidR="00901911" w:rsidRPr="00871B7F">
        <w:rPr>
          <w:rFonts w:ascii="Times New Roman" w:hAnsi="Times New Roman" w:cs="Times New Roman"/>
          <w:sz w:val="22"/>
          <w:szCs w:val="22"/>
        </w:rPr>
        <w:t xml:space="preserve">The </w:t>
      </w:r>
      <m:oMath>
        <m:r>
          <w:rPr>
            <w:rFonts w:ascii="Cambria Math" w:hAnsi="Cambria Math" w:cs="Times New Roman"/>
            <w:sz w:val="22"/>
            <w:szCs w:val="22"/>
            <w:u w:val="single"/>
          </w:rPr>
          <m:t>βeta</m:t>
        </m:r>
      </m:oMath>
      <w:r w:rsidR="00901911" w:rsidRPr="00871B7F">
        <w:rPr>
          <w:rFonts w:ascii="Times New Roman" w:eastAsiaTheme="minorEastAsia" w:hAnsi="Times New Roman" w:cs="Times New Roman"/>
          <w:sz w:val="22"/>
          <w:szCs w:val="22"/>
        </w:rPr>
        <w:t xml:space="preserve"> of the company was </w:t>
      </w:r>
      <w:r w:rsidR="00901911" w:rsidRPr="00871B7F">
        <w:rPr>
          <w:rFonts w:ascii="Times New Roman" w:eastAsiaTheme="minorEastAsia" w:hAnsi="Times New Roman" w:cs="Times New Roman"/>
          <w:b/>
          <w:sz w:val="22"/>
          <w:szCs w:val="22"/>
        </w:rPr>
        <w:t xml:space="preserve">0.7. </w:t>
      </w:r>
      <w:r w:rsidR="00901911" w:rsidRPr="00871B7F">
        <w:rPr>
          <w:rFonts w:ascii="Times New Roman" w:eastAsiaTheme="minorEastAsia" w:hAnsi="Times New Roman" w:cs="Times New Roman"/>
          <w:sz w:val="22"/>
          <w:szCs w:val="22"/>
        </w:rPr>
        <w:t xml:space="preserve">We took the 10-year T-Bill Interest Rate as our </w:t>
      </w:r>
      <w:r w:rsidR="00901911" w:rsidRPr="00871B7F">
        <w:rPr>
          <w:rFonts w:ascii="Times New Roman" w:eastAsiaTheme="minorEastAsia" w:hAnsi="Times New Roman" w:cs="Times New Roman"/>
          <w:sz w:val="22"/>
          <w:szCs w:val="22"/>
          <w:u w:val="single"/>
        </w:rPr>
        <w:t>Risk-Free Rate</w:t>
      </w:r>
      <w:r w:rsidR="00D404DE" w:rsidRPr="00871B7F">
        <w:rPr>
          <w:rFonts w:ascii="Times New Roman" w:eastAsiaTheme="minorEastAsia" w:hAnsi="Times New Roman" w:cs="Times New Roman"/>
          <w:sz w:val="22"/>
          <w:szCs w:val="22"/>
        </w:rPr>
        <w:t xml:space="preserve"> which was </w:t>
      </w:r>
      <w:r w:rsidR="00D404DE" w:rsidRPr="00871B7F">
        <w:rPr>
          <w:rFonts w:ascii="Times New Roman" w:eastAsiaTheme="minorEastAsia" w:hAnsi="Times New Roman" w:cs="Times New Roman"/>
          <w:b/>
          <w:sz w:val="22"/>
          <w:szCs w:val="22"/>
        </w:rPr>
        <w:t>3.68%</w:t>
      </w:r>
      <w:r w:rsidR="00901911" w:rsidRPr="00871B7F">
        <w:rPr>
          <w:rFonts w:ascii="Times New Roman" w:eastAsiaTheme="minorEastAsia" w:hAnsi="Times New Roman" w:cs="Times New Roman"/>
          <w:b/>
          <w:sz w:val="22"/>
          <w:szCs w:val="22"/>
        </w:rPr>
        <w:t xml:space="preserve"> </w:t>
      </w:r>
      <w:r w:rsidR="00901911" w:rsidRPr="00871B7F">
        <w:rPr>
          <w:rFonts w:ascii="Times New Roman" w:eastAsiaTheme="minorEastAsia" w:hAnsi="Times New Roman" w:cs="Times New Roman"/>
          <w:sz w:val="22"/>
          <w:szCs w:val="22"/>
        </w:rPr>
        <w:t xml:space="preserve">and the </w:t>
      </w:r>
      <w:r w:rsidR="00901911" w:rsidRPr="00871B7F">
        <w:rPr>
          <w:rFonts w:ascii="Times New Roman" w:eastAsiaTheme="minorEastAsia" w:hAnsi="Times New Roman" w:cs="Times New Roman"/>
          <w:sz w:val="22"/>
          <w:szCs w:val="22"/>
          <w:u w:val="single"/>
        </w:rPr>
        <w:t>Market Risk Premium</w:t>
      </w:r>
      <w:r w:rsidR="00901911" w:rsidRPr="00871B7F">
        <w:rPr>
          <w:rFonts w:ascii="Times New Roman" w:eastAsiaTheme="minorEastAsia" w:hAnsi="Times New Roman" w:cs="Times New Roman"/>
          <w:sz w:val="22"/>
          <w:szCs w:val="22"/>
        </w:rPr>
        <w:t xml:space="preserve"> was </w:t>
      </w:r>
      <w:r w:rsidR="00901911" w:rsidRPr="00871B7F">
        <w:rPr>
          <w:rFonts w:ascii="Times New Roman" w:eastAsiaTheme="minorEastAsia" w:hAnsi="Times New Roman" w:cs="Times New Roman"/>
          <w:b/>
          <w:sz w:val="22"/>
          <w:szCs w:val="22"/>
        </w:rPr>
        <w:t xml:space="preserve">6%. </w:t>
      </w:r>
      <w:r w:rsidR="00901911" w:rsidRPr="00871B7F">
        <w:rPr>
          <w:rFonts w:ascii="Times New Roman" w:eastAsiaTheme="minorEastAsia" w:hAnsi="Times New Roman" w:cs="Times New Roman"/>
          <w:sz w:val="22"/>
          <w:szCs w:val="22"/>
        </w:rPr>
        <w:t xml:space="preserve">To get the </w:t>
      </w:r>
      <w:r w:rsidR="00901911" w:rsidRPr="00871B7F">
        <w:rPr>
          <w:rFonts w:ascii="Times New Roman" w:eastAsiaTheme="minorEastAsia" w:hAnsi="Times New Roman" w:cs="Times New Roman"/>
          <w:sz w:val="22"/>
          <w:szCs w:val="22"/>
          <w:u w:val="single"/>
        </w:rPr>
        <w:t>Cost of Debt</w:t>
      </w:r>
      <w:r w:rsidR="00901911" w:rsidRPr="00871B7F">
        <w:rPr>
          <w:rFonts w:ascii="Times New Roman" w:eastAsiaTheme="minorEastAsia" w:hAnsi="Times New Roman" w:cs="Times New Roman"/>
          <w:sz w:val="22"/>
          <w:szCs w:val="22"/>
        </w:rPr>
        <w:t>, we checked the Bond Rating for Wrigley which was ‘A’</w:t>
      </w:r>
      <w:r w:rsidR="00D404DE" w:rsidRPr="00871B7F">
        <w:rPr>
          <w:rFonts w:ascii="Times New Roman" w:eastAsiaTheme="minorEastAsia" w:hAnsi="Times New Roman" w:cs="Times New Roman"/>
          <w:sz w:val="22"/>
          <w:szCs w:val="22"/>
        </w:rPr>
        <w:t xml:space="preserve">. Bonds with similar rating were being traded in the market at </w:t>
      </w:r>
      <w:r w:rsidR="00D404DE" w:rsidRPr="00871B7F">
        <w:rPr>
          <w:rFonts w:ascii="Times New Roman" w:eastAsiaTheme="minorEastAsia" w:hAnsi="Times New Roman" w:cs="Times New Roman"/>
          <w:b/>
          <w:sz w:val="22"/>
          <w:szCs w:val="22"/>
        </w:rPr>
        <w:t>6.30%</w:t>
      </w:r>
    </w:p>
    <w:p w14:paraId="0090352A" w14:textId="379206A4" w:rsidR="00AF3FAF" w:rsidRPr="00871B7F" w:rsidRDefault="007B5FEF" w:rsidP="00281D80">
      <w:pPr>
        <w:pStyle w:val="ListParagraph"/>
        <w:numPr>
          <w:ilvl w:val="0"/>
          <w:numId w:val="3"/>
        </w:numPr>
        <w:ind w:left="0"/>
        <w:jc w:val="both"/>
        <w:rPr>
          <w:rFonts w:ascii="Times New Roman" w:hAnsi="Times New Roman" w:cs="Times New Roman"/>
          <w:b/>
        </w:rPr>
      </w:pPr>
      <w:r w:rsidRPr="00871B7F">
        <w:rPr>
          <w:rFonts w:ascii="Times New Roman" w:hAnsi="Times New Roman" w:cs="Times New Roman"/>
          <w:b/>
        </w:rPr>
        <w:t>Cost of Equity</w:t>
      </w:r>
    </w:p>
    <w:p w14:paraId="35A85E44" w14:textId="74A739CC" w:rsidR="00FB6EF5" w:rsidRPr="00871B7F" w:rsidRDefault="00FB6EF5" w:rsidP="00281D80">
      <w:pPr>
        <w:jc w:val="both"/>
        <w:rPr>
          <w:rFonts w:ascii="Times New Roman" w:hAnsi="Times New Roman" w:cs="Times New Roman"/>
          <w:sz w:val="22"/>
          <w:szCs w:val="22"/>
        </w:rPr>
      </w:pPr>
      <w:r w:rsidRPr="00871B7F">
        <w:rPr>
          <w:rFonts w:ascii="Times New Roman" w:hAnsi="Times New Roman" w:cs="Times New Roman"/>
          <w:sz w:val="22"/>
          <w:szCs w:val="22"/>
        </w:rPr>
        <w:t>To find the Cost of Equity,</w:t>
      </w:r>
      <w:r w:rsidR="00514CBB" w:rsidRPr="00871B7F">
        <w:rPr>
          <w:rFonts w:ascii="Times New Roman" w:hAnsi="Times New Roman" w:cs="Times New Roman"/>
          <w:sz w:val="22"/>
          <w:szCs w:val="22"/>
        </w:rPr>
        <w:t xml:space="preserve"> which was </w:t>
      </w:r>
      <w:r w:rsidR="00514CBB" w:rsidRPr="00871B7F">
        <w:rPr>
          <w:rFonts w:ascii="Times New Roman" w:hAnsi="Times New Roman" w:cs="Times New Roman"/>
          <w:b/>
          <w:sz w:val="22"/>
          <w:szCs w:val="22"/>
        </w:rPr>
        <w:t>7.88%</w:t>
      </w:r>
      <w:r w:rsidRPr="00871B7F">
        <w:rPr>
          <w:rFonts w:ascii="Times New Roman" w:hAnsi="Times New Roman" w:cs="Times New Roman"/>
          <w:sz w:val="22"/>
          <w:szCs w:val="22"/>
        </w:rPr>
        <w:t xml:space="preserve"> we used the CAPM formula</w:t>
      </w:r>
      <w:r w:rsidR="007B5FEF" w:rsidRPr="00871B7F">
        <w:rPr>
          <w:rFonts w:ascii="Times New Roman" w:hAnsi="Times New Roman" w:cs="Times New Roman"/>
          <w:sz w:val="22"/>
          <w:szCs w:val="22"/>
        </w:rPr>
        <w:t>. We multiplied the Market Risk Premium with the Beta and added that value to the Risk-Free Rate.</w:t>
      </w:r>
    </w:p>
    <w:p w14:paraId="29E6FF6B" w14:textId="512C2A66" w:rsidR="0032039E" w:rsidRPr="00871B7F" w:rsidRDefault="002D7E12" w:rsidP="00281D80">
      <w:pPr>
        <w:jc w:val="both"/>
        <w:rPr>
          <w:rFonts w:ascii="Times New Roman" w:hAnsi="Times New Roman" w:cs="Times New Roman"/>
        </w:rPr>
      </w:pPr>
      <w:r w:rsidRPr="00871B7F">
        <w:rPr>
          <w:rFonts w:ascii="Times New Roman" w:hAnsi="Times New Roman" w:cs="Times New Roman"/>
        </w:rPr>
        <w:drawing>
          <wp:anchor distT="0" distB="0" distL="114300" distR="114300" simplePos="0" relativeHeight="251658254" behindDoc="0" locked="0" layoutInCell="1" allowOverlap="1" wp14:anchorId="1E64F849" wp14:editId="1E501CBF">
            <wp:simplePos x="0" y="0"/>
            <wp:positionH relativeFrom="column">
              <wp:posOffset>1762760</wp:posOffset>
            </wp:positionH>
            <wp:positionV relativeFrom="paragraph">
              <wp:posOffset>179041</wp:posOffset>
            </wp:positionV>
            <wp:extent cx="2690649" cy="245366"/>
            <wp:effectExtent l="0" t="0" r="1905" b="0"/>
            <wp:wrapNone/>
            <wp:docPr id="42580718" name="Picture 6" descr="Capital Asset Pricing Model: A Comprehensive Guide | by Albert Al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ital Asset Pricing Model: A Comprehensive Guide | by Albert Alan | Medium"/>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0224" b="35769"/>
                    <a:stretch>
                      <a:fillRect/>
                    </a:stretch>
                  </pic:blipFill>
                  <pic:spPr bwMode="auto">
                    <a:xfrm>
                      <a:off x="0" y="0"/>
                      <a:ext cx="2690649" cy="2453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0477BE" w14:textId="4CB1702C" w:rsidR="001B3F52" w:rsidRPr="00871B7F" w:rsidRDefault="001B3F52" w:rsidP="002D7E12">
      <w:pPr>
        <w:rPr>
          <w:rFonts w:ascii="Times New Roman" w:hAnsi="Times New Roman" w:cs="Times New Roman"/>
          <w:b/>
          <w:bCs/>
          <w:u w:val="single"/>
        </w:rPr>
      </w:pPr>
    </w:p>
    <w:p w14:paraId="211C15AF" w14:textId="6E176CEC" w:rsidR="00FB6EF5" w:rsidRPr="002D7E12" w:rsidRDefault="00CA1452" w:rsidP="002D7E12">
      <w:pPr>
        <w:jc w:val="center"/>
        <w:rPr>
          <w:rFonts w:ascii="Times New Roman" w:hAnsi="Times New Roman" w:cs="Times New Roman"/>
          <w:sz w:val="32"/>
          <w:szCs w:val="32"/>
        </w:rPr>
      </w:pPr>
      <m:oMathPara>
        <m:oMathParaPr>
          <m:jc m:val="center"/>
        </m:oMathParaPr>
        <m:oMath>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e</m:t>
              </m:r>
            </m:sub>
          </m:sSub>
          <m:r>
            <w:rPr>
              <w:rFonts w:ascii="Cambria Math" w:hAnsi="Cambria Math" w:cs="Times New Roman"/>
              <w:sz w:val="32"/>
              <w:szCs w:val="32"/>
            </w:rPr>
            <m:t xml:space="preserve"> = 3.68% + [ 0.7(6%) ] = </m:t>
          </m:r>
          <m:r>
            <m:rPr>
              <m:sty m:val="bi"/>
            </m:rPr>
            <w:rPr>
              <w:rFonts w:ascii="Cambria Math" w:hAnsi="Cambria Math" w:cs="Times New Roman"/>
              <w:sz w:val="32"/>
              <w:szCs w:val="32"/>
            </w:rPr>
            <m:t>7.88</m:t>
          </m:r>
          <m:r>
            <m:rPr>
              <m:sty m:val="bi"/>
            </m:rPr>
            <w:rPr>
              <w:rFonts w:ascii="Cambria Math" w:hAnsi="Cambria Math" w:cs="Times New Roman"/>
              <w:sz w:val="32"/>
              <w:szCs w:val="32"/>
            </w:rPr>
            <m:t>%</m:t>
          </m:r>
        </m:oMath>
      </m:oMathPara>
    </w:p>
    <w:p w14:paraId="24FF999F" w14:textId="77777777" w:rsidR="00FB6EF5" w:rsidRPr="00871B7F" w:rsidRDefault="00FB6EF5" w:rsidP="00281D80">
      <w:pPr>
        <w:jc w:val="both"/>
        <w:rPr>
          <w:rFonts w:ascii="Times New Roman" w:hAnsi="Times New Roman" w:cs="Times New Roman"/>
        </w:rPr>
      </w:pPr>
    </w:p>
    <w:p w14:paraId="4955943F" w14:textId="53D38FFF" w:rsidR="007B5FEF" w:rsidRPr="00871B7F" w:rsidRDefault="007B5FEF" w:rsidP="00281D80">
      <w:pPr>
        <w:pStyle w:val="ListParagraph"/>
        <w:numPr>
          <w:ilvl w:val="0"/>
          <w:numId w:val="3"/>
        </w:numPr>
        <w:spacing w:line="240" w:lineRule="auto"/>
        <w:ind w:left="0"/>
        <w:jc w:val="both"/>
        <w:rPr>
          <w:rFonts w:ascii="Times New Roman" w:hAnsi="Times New Roman" w:cs="Times New Roman"/>
          <w:b/>
        </w:rPr>
      </w:pPr>
      <w:r w:rsidRPr="00871B7F">
        <w:rPr>
          <w:rFonts w:ascii="Times New Roman" w:hAnsi="Times New Roman" w:cs="Times New Roman"/>
          <w:b/>
        </w:rPr>
        <w:t>Weight of Equity and Debt</w:t>
      </w:r>
    </w:p>
    <w:p w14:paraId="28867010" w14:textId="1FFFC65F" w:rsidR="00B06F75" w:rsidRPr="00871B7F" w:rsidRDefault="00FB6EF5" w:rsidP="00BD5A1C">
      <w:pPr>
        <w:spacing w:line="240" w:lineRule="auto"/>
        <w:jc w:val="both"/>
        <w:rPr>
          <w:rFonts w:ascii="Times New Roman" w:hAnsi="Times New Roman" w:cs="Times New Roman"/>
          <w:b/>
          <w:sz w:val="22"/>
          <w:szCs w:val="22"/>
        </w:rPr>
      </w:pPr>
      <w:r w:rsidRPr="00871B7F">
        <w:rPr>
          <w:rFonts w:ascii="Times New Roman" w:hAnsi="Times New Roman" w:cs="Times New Roman"/>
          <w:sz w:val="22"/>
          <w:szCs w:val="22"/>
        </w:rPr>
        <w:t xml:space="preserve">To calculate Weight of Equity and Debt, we used the Market </w:t>
      </w:r>
      <w:r w:rsidR="008C6A0B" w:rsidRPr="00871B7F">
        <w:rPr>
          <w:rFonts w:ascii="Times New Roman" w:hAnsi="Times New Roman" w:cs="Times New Roman"/>
          <w:sz w:val="22"/>
          <w:szCs w:val="22"/>
        </w:rPr>
        <w:t>C</w:t>
      </w:r>
      <w:r w:rsidRPr="00871B7F">
        <w:rPr>
          <w:rFonts w:ascii="Times New Roman" w:hAnsi="Times New Roman" w:cs="Times New Roman"/>
          <w:sz w:val="22"/>
          <w:szCs w:val="22"/>
        </w:rPr>
        <w:t xml:space="preserve">ap and </w:t>
      </w:r>
      <w:r w:rsidR="00514CBB" w:rsidRPr="00871B7F">
        <w:rPr>
          <w:rFonts w:ascii="Times New Roman" w:hAnsi="Times New Roman" w:cs="Times New Roman"/>
          <w:sz w:val="22"/>
          <w:szCs w:val="22"/>
        </w:rPr>
        <w:t>Long-Term</w:t>
      </w:r>
      <w:r w:rsidRPr="00871B7F">
        <w:rPr>
          <w:rFonts w:ascii="Times New Roman" w:hAnsi="Times New Roman" w:cs="Times New Roman"/>
          <w:sz w:val="22"/>
          <w:szCs w:val="22"/>
        </w:rPr>
        <w:t xml:space="preserve"> </w:t>
      </w:r>
      <w:r w:rsidR="00514CBB" w:rsidRPr="00871B7F">
        <w:rPr>
          <w:rFonts w:ascii="Times New Roman" w:hAnsi="Times New Roman" w:cs="Times New Roman"/>
          <w:sz w:val="22"/>
          <w:szCs w:val="22"/>
        </w:rPr>
        <w:t>D</w:t>
      </w:r>
      <w:r w:rsidRPr="00871B7F">
        <w:rPr>
          <w:rFonts w:ascii="Times New Roman" w:hAnsi="Times New Roman" w:cs="Times New Roman"/>
          <w:sz w:val="22"/>
          <w:szCs w:val="22"/>
        </w:rPr>
        <w:t xml:space="preserve">ebt as values for each and divided them by the </w:t>
      </w:r>
      <w:r w:rsidR="007B5FEF" w:rsidRPr="00871B7F">
        <w:rPr>
          <w:rFonts w:ascii="Times New Roman" w:hAnsi="Times New Roman" w:cs="Times New Roman"/>
          <w:sz w:val="22"/>
          <w:szCs w:val="22"/>
        </w:rPr>
        <w:t>T</w:t>
      </w:r>
      <w:r w:rsidRPr="00871B7F">
        <w:rPr>
          <w:rFonts w:ascii="Times New Roman" w:hAnsi="Times New Roman" w:cs="Times New Roman"/>
          <w:sz w:val="22"/>
          <w:szCs w:val="22"/>
        </w:rPr>
        <w:t xml:space="preserve">otal </w:t>
      </w:r>
      <w:r w:rsidR="007B5FEF" w:rsidRPr="00871B7F">
        <w:rPr>
          <w:rFonts w:ascii="Times New Roman" w:hAnsi="Times New Roman" w:cs="Times New Roman"/>
          <w:sz w:val="22"/>
          <w:szCs w:val="22"/>
        </w:rPr>
        <w:t>C</w:t>
      </w:r>
      <w:r w:rsidRPr="00871B7F">
        <w:rPr>
          <w:rFonts w:ascii="Times New Roman" w:hAnsi="Times New Roman" w:cs="Times New Roman"/>
          <w:sz w:val="22"/>
          <w:szCs w:val="22"/>
        </w:rPr>
        <w:t xml:space="preserve">apital (Equity + Debt). </w:t>
      </w:r>
      <w:r w:rsidR="007B5FEF" w:rsidRPr="00871B7F">
        <w:rPr>
          <w:rFonts w:ascii="Times New Roman" w:hAnsi="Times New Roman" w:cs="Times New Roman"/>
          <w:sz w:val="22"/>
          <w:szCs w:val="22"/>
        </w:rPr>
        <w:t xml:space="preserve">Values for both can be found in </w:t>
      </w:r>
      <w:r w:rsidR="00BD5A1C" w:rsidRPr="00871B7F">
        <w:rPr>
          <w:rFonts w:ascii="Times New Roman" w:hAnsi="Times New Roman" w:cs="Times New Roman"/>
          <w:b/>
          <w:bCs/>
          <w:sz w:val="22"/>
          <w:szCs w:val="22"/>
        </w:rPr>
        <w:t>Exhibit 2</w:t>
      </w:r>
    </w:p>
    <w:p w14:paraId="3A310F57" w14:textId="174761FA" w:rsidR="003E2B4F" w:rsidRPr="00871B7F" w:rsidRDefault="008C6A0B" w:rsidP="00871B7F">
      <w:pPr>
        <w:spacing w:line="276" w:lineRule="auto"/>
        <w:jc w:val="both"/>
        <w:rPr>
          <w:rFonts w:ascii="Times New Roman" w:hAnsi="Times New Roman" w:cs="Times New Roman"/>
          <w:b/>
          <w:u w:val="single"/>
        </w:rPr>
      </w:pPr>
      <w:r w:rsidRPr="00871B7F">
        <w:rPr>
          <w:rFonts w:ascii="Times New Roman" w:hAnsi="Times New Roman" w:cs="Times New Roman"/>
          <w:b/>
          <w:u w:val="single"/>
        </w:rPr>
        <w:t>Weight of Equity:</w:t>
      </w:r>
    </w:p>
    <w:p w14:paraId="5065B618" w14:textId="5F1EB8B7" w:rsidR="008C6A0B" w:rsidRPr="00871B7F" w:rsidRDefault="00CA1452" w:rsidP="00871B7F">
      <w:pPr>
        <w:spacing w:line="276" w:lineRule="auto"/>
        <w:jc w:val="both"/>
        <w:rPr>
          <w:rFonts w:ascii="Times New Roman" w:eastAsiaTheme="minorEastAsia" w:hAnsi="Times New Roman" w:cs="Times New Roman"/>
          <w:sz w:val="32"/>
          <w:szCs w:val="32"/>
        </w:rPr>
      </w:pPr>
      <m:oMath>
        <m:f>
          <m:fPr>
            <m:ctrlPr>
              <w:rPr>
                <w:rFonts w:ascii="Cambria Math" w:hAnsi="Cambria Math" w:cs="Times New Roman"/>
                <w:i/>
                <w:sz w:val="32"/>
                <w:szCs w:val="32"/>
              </w:rPr>
            </m:ctrlPr>
          </m:fPr>
          <m:num>
            <m:r>
              <w:rPr>
                <w:rFonts w:ascii="Cambria Math" w:hAnsi="Cambria Math" w:cs="Times New Roman"/>
                <w:sz w:val="32"/>
                <w:szCs w:val="32"/>
              </w:rPr>
              <m:t>Market Captalization</m:t>
            </m:r>
          </m:num>
          <m:den>
            <m:r>
              <w:rPr>
                <w:rFonts w:ascii="Cambria Math" w:hAnsi="Cambria Math" w:cs="Times New Roman"/>
                <w:sz w:val="32"/>
                <w:szCs w:val="32"/>
              </w:rPr>
              <m:t>Total Capital</m:t>
            </m:r>
          </m:den>
        </m:f>
      </m:oMath>
      <w:r w:rsidR="008C6A0B" w:rsidRPr="00871B7F">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15,899</m:t>
            </m:r>
          </m:num>
          <m:den>
            <m:r>
              <w:rPr>
                <w:rFonts w:ascii="Cambria Math" w:eastAsiaTheme="minorEastAsia" w:hAnsi="Cambria Math" w:cs="Times New Roman"/>
                <w:sz w:val="32"/>
                <w:szCs w:val="32"/>
              </w:rPr>
              <m:t>15,899 + 1,000</m:t>
            </m:r>
          </m:den>
        </m:f>
      </m:oMath>
      <w:r w:rsidR="008C6A0B" w:rsidRPr="00871B7F">
        <w:rPr>
          <w:rFonts w:ascii="Times New Roman" w:eastAsiaTheme="minorEastAsia" w:hAnsi="Times New Roman" w:cs="Times New Roman"/>
          <w:sz w:val="32"/>
          <w:szCs w:val="32"/>
        </w:rPr>
        <w:t xml:space="preserve">  =  94.08%</w:t>
      </w:r>
    </w:p>
    <w:p w14:paraId="356AB38B" w14:textId="77777777" w:rsidR="003E2B4F" w:rsidRPr="00871B7F" w:rsidRDefault="008C6A0B" w:rsidP="00871B7F">
      <w:pPr>
        <w:spacing w:line="276" w:lineRule="auto"/>
        <w:jc w:val="both"/>
        <w:rPr>
          <w:rFonts w:ascii="Times New Roman" w:eastAsiaTheme="minorEastAsia" w:hAnsi="Times New Roman" w:cs="Times New Roman"/>
          <w:b/>
          <w:u w:val="single"/>
        </w:rPr>
      </w:pPr>
      <w:r w:rsidRPr="00871B7F">
        <w:rPr>
          <w:rFonts w:ascii="Times New Roman" w:eastAsiaTheme="minorEastAsia" w:hAnsi="Times New Roman" w:cs="Times New Roman"/>
          <w:b/>
          <w:u w:val="single"/>
        </w:rPr>
        <w:t>Weight of Debt:</w:t>
      </w:r>
      <w:r w:rsidR="2A1E8947" w:rsidRPr="00871B7F">
        <w:rPr>
          <w:rFonts w:ascii="Times New Roman" w:eastAsiaTheme="minorEastAsia" w:hAnsi="Times New Roman" w:cs="Times New Roman"/>
          <w:b/>
          <w:u w:val="single"/>
        </w:rPr>
        <w:t xml:space="preserve">    </w:t>
      </w:r>
    </w:p>
    <w:p w14:paraId="7BCA71F2" w14:textId="2F012905" w:rsidR="008C6A0B" w:rsidRPr="00B20164" w:rsidRDefault="00CA1452" w:rsidP="00871B7F">
      <w:pPr>
        <w:spacing w:line="276" w:lineRule="auto"/>
        <w:jc w:val="both"/>
        <w:rPr>
          <w:rFonts w:ascii="Times New Roman" w:eastAsiaTheme="minorEastAsia" w:hAnsi="Times New Roman" w:cs="Times New Roman"/>
          <w:b/>
          <w:u w:val="single"/>
        </w:rPr>
      </w:pPr>
      <m:oMath>
        <m:f>
          <m:fPr>
            <m:ctrlPr>
              <w:rPr>
                <w:rFonts w:ascii="Cambria Math" w:hAnsi="Cambria Math" w:cs="Times New Roman"/>
                <w:i/>
                <w:sz w:val="32"/>
                <w:szCs w:val="32"/>
              </w:rPr>
            </m:ctrlPr>
          </m:fPr>
          <m:num>
            <m:r>
              <w:rPr>
                <w:rFonts w:ascii="Cambria Math" w:hAnsi="Cambria Math" w:cs="Times New Roman"/>
                <w:sz w:val="32"/>
                <w:szCs w:val="32"/>
              </w:rPr>
              <m:t>Long-Term Debt</m:t>
            </m:r>
          </m:num>
          <m:den>
            <m:r>
              <w:rPr>
                <w:rFonts w:ascii="Cambria Math" w:hAnsi="Cambria Math" w:cs="Times New Roman"/>
                <w:sz w:val="32"/>
                <w:szCs w:val="32"/>
              </w:rPr>
              <m:t>Total Capital</m:t>
            </m:r>
          </m:den>
        </m:f>
        <m:r>
          <w:rPr>
            <w:rFonts w:ascii="Cambria Math" w:hAnsi="Cambria Math" w:cs="Times New Roman"/>
            <w:sz w:val="32"/>
            <w:szCs w:val="32"/>
          </w:rPr>
          <m:t xml:space="preserve"> =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1,000</m:t>
            </m:r>
          </m:num>
          <m:den>
            <m:r>
              <w:rPr>
                <w:rFonts w:ascii="Cambria Math" w:eastAsiaTheme="minorEastAsia" w:hAnsi="Cambria Math" w:cs="Times New Roman"/>
                <w:sz w:val="32"/>
                <w:szCs w:val="32"/>
              </w:rPr>
              <m:t>15,899 + 1,000</m:t>
            </m:r>
          </m:den>
        </m:f>
      </m:oMath>
      <w:r w:rsidR="003E2B4F" w:rsidRPr="00871B7F">
        <w:rPr>
          <w:rFonts w:ascii="Times New Roman" w:eastAsiaTheme="minorEastAsia" w:hAnsi="Times New Roman" w:cs="Times New Roman"/>
          <w:b/>
          <w:u w:val="single"/>
        </w:rPr>
        <w:t xml:space="preserve">  </w:t>
      </w:r>
      <w:r w:rsidR="008C6A0B" w:rsidRPr="00871B7F">
        <w:rPr>
          <w:rFonts w:ascii="Times New Roman" w:eastAsiaTheme="minorEastAsia" w:hAnsi="Times New Roman" w:cs="Times New Roman"/>
          <w:sz w:val="32"/>
          <w:szCs w:val="32"/>
        </w:rPr>
        <w:t>=  5.92%</w:t>
      </w:r>
    </w:p>
    <w:p w14:paraId="2DD7B206" w14:textId="46E93606" w:rsidR="00514CBB" w:rsidRPr="00871B7F" w:rsidRDefault="00514CBB" w:rsidP="00871B7F">
      <w:pPr>
        <w:spacing w:line="276" w:lineRule="auto"/>
        <w:jc w:val="both"/>
        <w:rPr>
          <w:rFonts w:ascii="Times New Roman" w:hAnsi="Times New Roman" w:cs="Times New Roman"/>
          <w:b/>
        </w:rPr>
      </w:pPr>
      <w:r w:rsidRPr="00871B7F">
        <w:rPr>
          <w:rFonts w:ascii="Times New Roman" w:hAnsi="Times New Roman" w:cs="Times New Roman"/>
        </w:rPr>
        <w:t xml:space="preserve">Through these figures, we arrived at the Weight of Equity as </w:t>
      </w:r>
      <w:r w:rsidRPr="00871B7F">
        <w:rPr>
          <w:rFonts w:ascii="Times New Roman" w:hAnsi="Times New Roman" w:cs="Times New Roman"/>
          <w:b/>
        </w:rPr>
        <w:t>94.08%</w:t>
      </w:r>
      <w:r w:rsidRPr="00871B7F">
        <w:rPr>
          <w:rFonts w:ascii="Times New Roman" w:hAnsi="Times New Roman" w:cs="Times New Roman"/>
        </w:rPr>
        <w:t xml:space="preserve"> and Weight of Debt as </w:t>
      </w:r>
      <w:r w:rsidRPr="00871B7F">
        <w:rPr>
          <w:rFonts w:ascii="Times New Roman" w:hAnsi="Times New Roman" w:cs="Times New Roman"/>
          <w:b/>
        </w:rPr>
        <w:t>5.92%</w:t>
      </w:r>
    </w:p>
    <w:p w14:paraId="69682C2C" w14:textId="77777777" w:rsidR="00F631F4" w:rsidRPr="00871B7F" w:rsidRDefault="00F631F4" w:rsidP="00871B7F">
      <w:pPr>
        <w:spacing w:line="276" w:lineRule="auto"/>
        <w:jc w:val="both"/>
        <w:rPr>
          <w:rFonts w:ascii="Times New Roman" w:hAnsi="Times New Roman" w:cs="Times New Roman"/>
        </w:rPr>
      </w:pPr>
    </w:p>
    <w:p w14:paraId="652AB33F" w14:textId="6AB7D6D6" w:rsidR="00514CBB" w:rsidRPr="00871B7F" w:rsidRDefault="007B5FEF" w:rsidP="00871B7F">
      <w:pPr>
        <w:pStyle w:val="ListParagraph"/>
        <w:numPr>
          <w:ilvl w:val="0"/>
          <w:numId w:val="3"/>
        </w:numPr>
        <w:spacing w:line="276" w:lineRule="auto"/>
        <w:ind w:left="0"/>
        <w:jc w:val="both"/>
        <w:rPr>
          <w:rFonts w:ascii="Times New Roman" w:hAnsi="Times New Roman" w:cs="Times New Roman"/>
          <w:b/>
        </w:rPr>
      </w:pPr>
      <w:r w:rsidRPr="00871B7F">
        <w:rPr>
          <w:rFonts w:ascii="Times New Roman" w:hAnsi="Times New Roman" w:cs="Times New Roman"/>
          <w:b/>
        </w:rPr>
        <w:t>Terminal Growth Rate and Tax Rate</w:t>
      </w:r>
    </w:p>
    <w:p w14:paraId="0D52C920" w14:textId="49712318" w:rsidR="00B06F75" w:rsidRPr="00871B7F" w:rsidRDefault="00514CBB" w:rsidP="00871B7F">
      <w:pPr>
        <w:spacing w:line="276" w:lineRule="auto"/>
        <w:jc w:val="both"/>
        <w:rPr>
          <w:rFonts w:ascii="Times New Roman" w:hAnsi="Times New Roman" w:cs="Times New Roman"/>
        </w:rPr>
      </w:pPr>
      <w:r w:rsidRPr="00871B7F">
        <w:rPr>
          <w:rFonts w:ascii="Times New Roman" w:hAnsi="Times New Roman" w:cs="Times New Roman"/>
        </w:rPr>
        <w:t xml:space="preserve">The Case also gave Tax Rate as </w:t>
      </w:r>
      <w:r w:rsidRPr="00871B7F">
        <w:rPr>
          <w:rFonts w:ascii="Times New Roman" w:hAnsi="Times New Roman" w:cs="Times New Roman"/>
          <w:b/>
        </w:rPr>
        <w:t>32%</w:t>
      </w:r>
      <w:r w:rsidRPr="00871B7F">
        <w:rPr>
          <w:rFonts w:ascii="Times New Roman" w:hAnsi="Times New Roman" w:cs="Times New Roman"/>
        </w:rPr>
        <w:t xml:space="preserve"> and the Terminal Growth Rate as </w:t>
      </w:r>
      <w:r w:rsidRPr="00871B7F">
        <w:rPr>
          <w:rFonts w:ascii="Times New Roman" w:hAnsi="Times New Roman" w:cs="Times New Roman"/>
          <w:b/>
        </w:rPr>
        <w:t>5.60%</w:t>
      </w:r>
      <w:r w:rsidRPr="00871B7F">
        <w:rPr>
          <w:rFonts w:ascii="Times New Roman" w:hAnsi="Times New Roman" w:cs="Times New Roman"/>
        </w:rPr>
        <w:t>.</w:t>
      </w:r>
    </w:p>
    <w:p w14:paraId="2F70DC16" w14:textId="77777777" w:rsidR="008F7E2E" w:rsidRPr="00190E54" w:rsidRDefault="008F7E2E" w:rsidP="00281D80">
      <w:pPr>
        <w:spacing w:line="240" w:lineRule="auto"/>
        <w:jc w:val="both"/>
        <w:rPr>
          <w:rFonts w:cs="Times New Roman"/>
        </w:rPr>
      </w:pPr>
    </w:p>
    <w:p w14:paraId="2CAE276A" w14:textId="77777777" w:rsidR="007B5FEF" w:rsidRPr="00871B7F" w:rsidRDefault="007B5FEF" w:rsidP="00871B7F">
      <w:pPr>
        <w:pStyle w:val="ListParagraph"/>
        <w:numPr>
          <w:ilvl w:val="0"/>
          <w:numId w:val="3"/>
        </w:numPr>
        <w:spacing w:line="276" w:lineRule="auto"/>
        <w:ind w:left="0"/>
        <w:jc w:val="both"/>
        <w:rPr>
          <w:rFonts w:ascii="Times New Roman" w:hAnsi="Times New Roman" w:cs="Times New Roman"/>
          <w:b/>
        </w:rPr>
      </w:pPr>
      <w:r w:rsidRPr="00871B7F">
        <w:rPr>
          <w:rFonts w:ascii="Times New Roman" w:hAnsi="Times New Roman" w:cs="Times New Roman"/>
          <w:b/>
        </w:rPr>
        <w:t>Weighted Average Cost of Capital (WACC)</w:t>
      </w:r>
    </w:p>
    <w:p w14:paraId="71570D74" w14:textId="77777777" w:rsidR="00F74EF0" w:rsidRPr="00871B7F" w:rsidRDefault="00540246" w:rsidP="00871B7F">
      <w:pPr>
        <w:spacing w:line="276" w:lineRule="auto"/>
        <w:jc w:val="both"/>
        <w:rPr>
          <w:rFonts w:ascii="Times New Roman" w:hAnsi="Times New Roman" w:cs="Times New Roman"/>
        </w:rPr>
      </w:pPr>
      <w:r w:rsidRPr="00871B7F">
        <w:rPr>
          <w:rFonts w:ascii="Times New Roman" w:hAnsi="Times New Roman" w:cs="Times New Roman"/>
        </w:rPr>
        <w:t>Using all the inputs from above, we calculated the Weighted Average Cost of Capital (WACC) using the following formula:</w:t>
      </w:r>
    </w:p>
    <w:p w14:paraId="05D00554" w14:textId="5B9EACC6" w:rsidR="00514CBB" w:rsidRPr="00871B7F" w:rsidRDefault="00540246" w:rsidP="00871B7F">
      <w:pPr>
        <w:spacing w:line="276" w:lineRule="auto"/>
        <w:jc w:val="both"/>
        <w:rPr>
          <w:rFonts w:ascii="Times New Roman" w:hAnsi="Times New Roman" w:cs="Times New Roman"/>
        </w:rPr>
      </w:pPr>
      <w:r w:rsidRPr="00871B7F">
        <w:rPr>
          <w:rFonts w:ascii="Times New Roman" w:hAnsi="Times New Roman" w:cs="Times New Roman"/>
        </w:rPr>
        <w:drawing>
          <wp:anchor distT="0" distB="0" distL="114300" distR="114300" simplePos="0" relativeHeight="251658240" behindDoc="0" locked="0" layoutInCell="1" allowOverlap="1" wp14:anchorId="475782B8" wp14:editId="4B23F85E">
            <wp:simplePos x="0" y="0"/>
            <wp:positionH relativeFrom="page">
              <wp:align>center</wp:align>
            </wp:positionH>
            <wp:positionV relativeFrom="paragraph">
              <wp:posOffset>136525</wp:posOffset>
            </wp:positionV>
            <wp:extent cx="4352400" cy="399600"/>
            <wp:effectExtent l="0" t="0" r="3810" b="0"/>
            <wp:wrapNone/>
            <wp:docPr id="1084294596" name="Picture 8" descr="What Is Weighted Average Cost of Capital (WACC)? - F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Weighted Average Cost of Capital (WACC)? - Forage"/>
                    <pic:cNvPicPr>
                      <a:picLocks noChangeAspect="1" noChangeArrowheads="1"/>
                    </pic:cNvPicPr>
                  </pic:nvPicPr>
                  <pic:blipFill rotWithShape="1">
                    <a:blip r:embed="rId12">
                      <a:extLst>
                        <a:ext uri="{28A0092B-C50C-407E-A947-70E740481C1C}">
                          <a14:useLocalDpi xmlns:a14="http://schemas.microsoft.com/office/drawing/2010/main" val="0"/>
                        </a:ext>
                      </a:extLst>
                    </a:blip>
                    <a:srcRect t="23684" b="21018"/>
                    <a:stretch>
                      <a:fillRect/>
                    </a:stretch>
                  </pic:blipFill>
                  <pic:spPr bwMode="auto">
                    <a:xfrm>
                      <a:off x="0" y="0"/>
                      <a:ext cx="4352400" cy="39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FCF1BB" w14:textId="77777777" w:rsidR="00514CBB" w:rsidRPr="00871B7F" w:rsidRDefault="00514CBB" w:rsidP="00871B7F">
      <w:pPr>
        <w:spacing w:line="276" w:lineRule="auto"/>
        <w:jc w:val="both"/>
        <w:rPr>
          <w:rFonts w:ascii="Times New Roman" w:hAnsi="Times New Roman" w:cs="Times New Roman"/>
          <w:b/>
        </w:rPr>
      </w:pPr>
    </w:p>
    <w:p w14:paraId="02F0C938" w14:textId="6BC72A2D" w:rsidR="00EC0885" w:rsidRPr="00871B7F" w:rsidRDefault="008C6A0B" w:rsidP="00871B7F">
      <w:pPr>
        <w:spacing w:line="276" w:lineRule="auto"/>
        <w:jc w:val="both"/>
        <w:rPr>
          <w:rFonts w:ascii="Times New Roman" w:hAnsi="Times New Roman" w:cs="Times New Roman"/>
          <w:b/>
          <w:u w:val="single"/>
        </w:rPr>
      </w:pPr>
      <w:r w:rsidRPr="00871B7F">
        <w:rPr>
          <w:rFonts w:ascii="Times New Roman" w:hAnsi="Times New Roman" w:cs="Times New Roman"/>
          <w:b/>
          <w:u w:val="single"/>
        </w:rPr>
        <w:t>WACC:</w:t>
      </w:r>
      <w:r w:rsidR="2815E1FE" w:rsidRPr="00871B7F">
        <w:rPr>
          <w:rFonts w:ascii="Times New Roman" w:hAnsi="Times New Roman" w:cs="Times New Roman"/>
          <w:b/>
          <w:u w:val="single"/>
        </w:rPr>
        <w:t xml:space="preserve"> </w:t>
      </w:r>
    </w:p>
    <w:p w14:paraId="5E51597D" w14:textId="77777777" w:rsidR="00F74EF0" w:rsidRPr="00871B7F" w:rsidRDefault="00F74EF0" w:rsidP="00871B7F">
      <w:pPr>
        <w:spacing w:line="276" w:lineRule="auto"/>
        <w:jc w:val="both"/>
        <w:rPr>
          <w:rFonts w:ascii="Times New Roman" w:hAnsi="Times New Roman" w:cs="Times New Roman"/>
          <w:b/>
          <w:u w:val="single"/>
        </w:rPr>
      </w:pPr>
    </w:p>
    <w:p w14:paraId="10E713E3" w14:textId="56247600" w:rsidR="00594CF6" w:rsidRPr="00871B7F" w:rsidRDefault="00594CF6" w:rsidP="00871B7F">
      <w:pPr>
        <w:spacing w:line="276" w:lineRule="auto"/>
        <w:jc w:val="both"/>
        <w:rPr>
          <w:rFonts w:ascii="Times New Roman" w:eastAsiaTheme="minorEastAsia" w:hAnsi="Times New Roman" w:cs="Times New Roman"/>
          <w:b/>
          <w:sz w:val="28"/>
          <w:szCs w:val="28"/>
        </w:rPr>
      </w:pPr>
      <m:oMathPara>
        <m:oMathParaPr>
          <m:jc m:val="center"/>
        </m:oMathParaPr>
        <m:oMath>
          <m:r>
            <w:rPr>
              <w:rFonts w:ascii="Cambria Math" w:hAnsi="Cambria Math" w:cs="Times New Roman"/>
              <w:sz w:val="28"/>
              <w:szCs w:val="28"/>
            </w:rPr>
            <m:t>WACC=</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 0.9408 </m:t>
              </m:r>
              <m:r>
                <w:rPr>
                  <w:rFonts w:ascii="Cambria Math" w:hAnsi="Cambria Math" w:cs="Times New Roman"/>
                  <w:i/>
                  <w:sz w:val="28"/>
                  <w:szCs w:val="28"/>
                </w:rPr>
                <w:sym w:font="Symbol" w:char="F0B4"/>
              </m:r>
              <m:r>
                <w:rPr>
                  <w:rFonts w:ascii="Cambria Math" w:hAnsi="Cambria Math" w:cs="Times New Roman"/>
                  <w:sz w:val="28"/>
                  <w:szCs w:val="28"/>
                </w:rPr>
                <m:t xml:space="preserve"> 7.88% </m:t>
              </m:r>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0.0592 </m:t>
              </m:r>
              <m:r>
                <w:rPr>
                  <w:rFonts w:ascii="Cambria Math" w:eastAsiaTheme="minorEastAsia" w:hAnsi="Cambria Math" w:cs="Times New Roman"/>
                  <w:i/>
                  <w:sz w:val="28"/>
                  <w:szCs w:val="28"/>
                </w:rPr>
                <w:sym w:font="Symbol" w:char="F0B4"/>
              </m:r>
              <m:r>
                <w:rPr>
                  <w:rFonts w:ascii="Cambria Math" w:eastAsiaTheme="minorEastAsia" w:hAnsi="Cambria Math" w:cs="Times New Roman"/>
                  <w:sz w:val="28"/>
                  <w:szCs w:val="28"/>
                </w:rPr>
                <m:t xml:space="preserve">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1 - 0.32 </m:t>
                  </m:r>
                </m:e>
              </m:d>
              <m:r>
                <w:rPr>
                  <w:rFonts w:ascii="Cambria Math" w:eastAsiaTheme="minorEastAsia" w:hAnsi="Cambria Math" w:cs="Times New Roman"/>
                  <w:sz w:val="28"/>
                  <w:szCs w:val="28"/>
                </w:rPr>
                <m:t xml:space="preserve"> </m:t>
              </m:r>
              <m:r>
                <w:rPr>
                  <w:rFonts w:ascii="Cambria Math" w:eastAsiaTheme="minorEastAsia" w:hAnsi="Cambria Math" w:cs="Times New Roman"/>
                  <w:i/>
                  <w:sz w:val="28"/>
                  <w:szCs w:val="28"/>
                </w:rPr>
                <w:sym w:font="Symbol" w:char="F0B4"/>
              </m:r>
              <m:r>
                <w:rPr>
                  <w:rFonts w:ascii="Cambria Math" w:eastAsiaTheme="minorEastAsia" w:hAnsi="Cambria Math" w:cs="Times New Roman"/>
                  <w:sz w:val="28"/>
                  <w:szCs w:val="28"/>
                </w:rPr>
                <m:t xml:space="preserve"> 6.30%</m:t>
              </m:r>
            </m:e>
          </m:d>
        </m:oMath>
      </m:oMathPara>
    </w:p>
    <w:p w14:paraId="162081DF" w14:textId="0D98B851" w:rsidR="00046AF5" w:rsidRPr="00F958F7" w:rsidRDefault="00594CF6" w:rsidP="00046AF5">
      <w:pPr>
        <w:spacing w:line="276" w:lineRule="auto"/>
        <w:jc w:val="both"/>
        <w:rPr>
          <w:rFonts w:ascii="Times New Roman" w:eastAsiaTheme="minorEastAsia" w:hAnsi="Times New Roman" w:cs="Times New Roman"/>
          <w:b/>
          <w:sz w:val="28"/>
          <w:szCs w:val="28"/>
        </w:rPr>
      </w:pPr>
      <m:oMathPara>
        <m:oMath>
          <m:r>
            <m:rPr>
              <m:sty m:val="bi"/>
            </m:rPr>
            <w:rPr>
              <w:rFonts w:ascii="Cambria Math" w:hAnsi="Cambria Math" w:cs="Times New Roman"/>
              <w:sz w:val="28"/>
              <w:szCs w:val="28"/>
            </w:rPr>
            <m:t>= 7.67%</m:t>
          </m:r>
        </m:oMath>
      </m:oMathPara>
    </w:p>
    <w:p w14:paraId="027A4769" w14:textId="77777777" w:rsidR="00F958F7" w:rsidRPr="00F958F7" w:rsidRDefault="00F958F7" w:rsidP="00F958F7"/>
    <w:p w14:paraId="3D3D602F" w14:textId="74F2CDDF" w:rsidR="00F958F7" w:rsidRPr="00F958F7" w:rsidRDefault="00540246" w:rsidP="00F958F7">
      <w:pPr>
        <w:pStyle w:val="Heading2"/>
        <w:numPr>
          <w:ilvl w:val="1"/>
          <w:numId w:val="9"/>
        </w:numPr>
        <w:spacing w:line="276" w:lineRule="auto"/>
        <w:jc w:val="both"/>
        <w:rPr>
          <w:rFonts w:ascii="Times New Roman" w:hAnsi="Times New Roman" w:cs="Times New Roman"/>
          <w:b/>
          <w:bCs/>
          <w:color w:val="000000" w:themeColor="text1"/>
          <w:sz w:val="24"/>
          <w:szCs w:val="24"/>
        </w:rPr>
      </w:pPr>
      <w:bookmarkStart w:id="6" w:name="_Toc213694137"/>
      <w:r w:rsidRPr="00F958F7">
        <w:rPr>
          <w:rFonts w:ascii="Times New Roman" w:hAnsi="Times New Roman" w:cs="Times New Roman"/>
          <w:b/>
          <w:bCs/>
          <w:color w:val="000000" w:themeColor="text1"/>
          <w:sz w:val="24"/>
          <w:szCs w:val="24"/>
        </w:rPr>
        <w:t>Calculating Terminal Value</w:t>
      </w:r>
      <w:bookmarkEnd w:id="6"/>
    </w:p>
    <w:p w14:paraId="3048A4FF" w14:textId="77777777" w:rsidR="00036298" w:rsidRDefault="00036298" w:rsidP="00871B7F">
      <w:pPr>
        <w:pStyle w:val="ListParagraph"/>
        <w:spacing w:line="276" w:lineRule="auto"/>
        <w:ind w:left="0"/>
        <w:jc w:val="both"/>
        <w:rPr>
          <w:ins w:id="7" w:author="{F2639402-7554-CA46-B792-017F9C672DC0}" w:date="2025-11-10T18:52:00Z" w16du:dateUtc="2025-11-10T23:52:00Z"/>
          <w:rFonts w:ascii="Times New Roman" w:hAnsi="Times New Roman" w:cs="Times New Roman"/>
          <w:sz w:val="28"/>
          <w:szCs w:val="28"/>
        </w:rPr>
      </w:pPr>
    </w:p>
    <w:p w14:paraId="46BA4838" w14:textId="0C394EDB" w:rsidR="003E2B4F" w:rsidRPr="00871B7F" w:rsidRDefault="00540246" w:rsidP="00871B7F">
      <w:pPr>
        <w:pStyle w:val="ListParagraph"/>
        <w:spacing w:line="276" w:lineRule="auto"/>
        <w:ind w:left="0"/>
        <w:jc w:val="both"/>
        <w:rPr>
          <w:rFonts w:ascii="Times New Roman" w:hAnsi="Times New Roman" w:cs="Times New Roman"/>
          <w:sz w:val="22"/>
          <w:szCs w:val="22"/>
        </w:rPr>
      </w:pPr>
      <w:r w:rsidRPr="00871B7F">
        <w:rPr>
          <w:rFonts w:ascii="Times New Roman" w:hAnsi="Times New Roman" w:cs="Times New Roman"/>
          <w:sz w:val="22"/>
          <w:szCs w:val="22"/>
        </w:rPr>
        <w:t>Our forecast horizon was 5 years. Anything Cash Flow beyond Year 5 has been accounted for in the Terminal Value. We needed 3 things to calculate Terminal Value:</w:t>
      </w:r>
    </w:p>
    <w:p w14:paraId="54432CF4" w14:textId="77777777" w:rsidR="00EC0885" w:rsidRPr="00871B7F" w:rsidRDefault="00EC0885" w:rsidP="00871B7F">
      <w:pPr>
        <w:pStyle w:val="ListParagraph"/>
        <w:spacing w:line="276" w:lineRule="auto"/>
        <w:ind w:left="0"/>
        <w:jc w:val="both"/>
        <w:rPr>
          <w:rFonts w:ascii="Times New Roman" w:hAnsi="Times New Roman" w:cs="Times New Roman"/>
          <w:sz w:val="22"/>
          <w:szCs w:val="22"/>
        </w:rPr>
      </w:pPr>
    </w:p>
    <w:p w14:paraId="13015217" w14:textId="5D8928C1" w:rsidR="00540246" w:rsidRPr="00871B7F" w:rsidRDefault="00540246" w:rsidP="00871B7F">
      <w:pPr>
        <w:pStyle w:val="ListParagraph"/>
        <w:numPr>
          <w:ilvl w:val="0"/>
          <w:numId w:val="4"/>
        </w:numPr>
        <w:spacing w:line="276" w:lineRule="auto"/>
        <w:jc w:val="both"/>
        <w:rPr>
          <w:rFonts w:ascii="Times New Roman" w:hAnsi="Times New Roman" w:cs="Times New Roman"/>
          <w:sz w:val="22"/>
          <w:szCs w:val="22"/>
        </w:rPr>
      </w:pPr>
      <w:r w:rsidRPr="00871B7F">
        <w:rPr>
          <w:rFonts w:ascii="Times New Roman" w:hAnsi="Times New Roman" w:cs="Times New Roman"/>
          <w:sz w:val="22"/>
          <w:szCs w:val="22"/>
        </w:rPr>
        <w:t>Free Cash Flow in Year 6</w:t>
      </w:r>
    </w:p>
    <w:p w14:paraId="37EE3A26" w14:textId="1A08FA42" w:rsidR="00540246" w:rsidRPr="00871B7F" w:rsidRDefault="00540246" w:rsidP="00871B7F">
      <w:pPr>
        <w:pStyle w:val="ListParagraph"/>
        <w:numPr>
          <w:ilvl w:val="0"/>
          <w:numId w:val="4"/>
        </w:numPr>
        <w:spacing w:line="276" w:lineRule="auto"/>
        <w:jc w:val="both"/>
        <w:rPr>
          <w:rFonts w:ascii="Times New Roman" w:hAnsi="Times New Roman" w:cs="Times New Roman"/>
          <w:sz w:val="22"/>
          <w:szCs w:val="22"/>
        </w:rPr>
      </w:pPr>
      <w:r w:rsidRPr="00871B7F">
        <w:rPr>
          <w:rFonts w:ascii="Times New Roman" w:hAnsi="Times New Roman" w:cs="Times New Roman"/>
          <w:sz w:val="22"/>
          <w:szCs w:val="22"/>
        </w:rPr>
        <w:t>WACC</w:t>
      </w:r>
    </w:p>
    <w:p w14:paraId="676935A2" w14:textId="60F352B6" w:rsidR="00540246" w:rsidRPr="00871B7F" w:rsidRDefault="00540246" w:rsidP="00871B7F">
      <w:pPr>
        <w:pStyle w:val="ListParagraph"/>
        <w:numPr>
          <w:ilvl w:val="0"/>
          <w:numId w:val="4"/>
        </w:numPr>
        <w:spacing w:line="276" w:lineRule="auto"/>
        <w:jc w:val="both"/>
        <w:rPr>
          <w:rFonts w:ascii="Times New Roman" w:hAnsi="Times New Roman" w:cs="Times New Roman"/>
          <w:sz w:val="22"/>
          <w:szCs w:val="22"/>
        </w:rPr>
      </w:pPr>
      <w:r w:rsidRPr="00871B7F">
        <w:rPr>
          <w:rFonts w:ascii="Times New Roman" w:hAnsi="Times New Roman" w:cs="Times New Roman"/>
          <w:sz w:val="22"/>
          <w:szCs w:val="22"/>
        </w:rPr>
        <w:t>Terminal Growth Rate</w:t>
      </w:r>
    </w:p>
    <w:p w14:paraId="28A07900" w14:textId="43ADED2A" w:rsidR="003E2B4F" w:rsidRPr="00871B7F" w:rsidRDefault="00540246" w:rsidP="00871B7F">
      <w:pPr>
        <w:spacing w:line="276" w:lineRule="auto"/>
        <w:jc w:val="both"/>
        <w:rPr>
          <w:rFonts w:ascii="Times New Roman" w:hAnsi="Times New Roman" w:cs="Times New Roman"/>
          <w:sz w:val="22"/>
          <w:szCs w:val="22"/>
        </w:rPr>
      </w:pPr>
      <w:r w:rsidRPr="00871B7F">
        <w:rPr>
          <w:rFonts w:ascii="Times New Roman" w:hAnsi="Times New Roman" w:cs="Times New Roman"/>
          <w:sz w:val="22"/>
          <w:szCs w:val="22"/>
        </w:rPr>
        <w:t>We used the following formula to calculate Terminal Value</w:t>
      </w:r>
      <w:r w:rsidR="00BF5D30" w:rsidRPr="00871B7F">
        <w:rPr>
          <w:rFonts w:ascii="Times New Roman" w:hAnsi="Times New Roman" w:cs="Times New Roman"/>
          <w:sz w:val="22"/>
          <w:szCs w:val="22"/>
        </w:rPr>
        <w:t>:</w:t>
      </w:r>
    </w:p>
    <w:p w14:paraId="2630A096" w14:textId="2457D870" w:rsidR="00BF5D30" w:rsidRPr="00871B7F" w:rsidRDefault="00BF5D30" w:rsidP="00871B7F">
      <w:pPr>
        <w:spacing w:line="276" w:lineRule="auto"/>
        <w:jc w:val="both"/>
        <w:rPr>
          <w:rFonts w:ascii="Times New Roman" w:hAnsi="Times New Roman" w:cs="Times New Roman"/>
          <w:sz w:val="28"/>
          <w:szCs w:val="28"/>
        </w:rPr>
      </w:pPr>
      <m:oMathPara>
        <m:oMath>
          <m:r>
            <w:rPr>
              <w:rFonts w:ascii="Cambria Math" w:hAnsi="Cambria Math" w:cs="Times New Roman"/>
              <w:sz w:val="28"/>
              <w:szCs w:val="28"/>
            </w:rPr>
            <m:t xml:space="preserve">TV =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FCF</m:t>
                  </m:r>
                </m:e>
                <m:sub>
                  <m:r>
                    <w:rPr>
                      <w:rFonts w:ascii="Cambria Math" w:hAnsi="Cambria Math" w:cs="Times New Roman"/>
                      <w:sz w:val="28"/>
                      <w:szCs w:val="28"/>
                    </w:rPr>
                    <m:t>5</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1+TerminalGrowthRate</m:t>
                  </m:r>
                </m:e>
              </m:d>
            </m:num>
            <m:den>
              <m:r>
                <w:rPr>
                  <w:rFonts w:ascii="Cambria Math" w:hAnsi="Cambria Math" w:cs="Times New Roman"/>
                  <w:sz w:val="28"/>
                  <w:szCs w:val="28"/>
                </w:rPr>
                <m:t>WACC - Terminal Growth Rate</m:t>
              </m:r>
            </m:den>
          </m:f>
        </m:oMath>
      </m:oMathPara>
    </w:p>
    <w:p w14:paraId="6CC50A32" w14:textId="77777777" w:rsidR="00BF5D30" w:rsidRPr="00871B7F" w:rsidRDefault="00BF5D30" w:rsidP="00871B7F">
      <w:pPr>
        <w:spacing w:line="276" w:lineRule="auto"/>
        <w:jc w:val="both"/>
        <w:rPr>
          <w:rFonts w:ascii="Times New Roman" w:hAnsi="Times New Roman" w:cs="Times New Roman"/>
          <w:b/>
          <w:u w:val="single"/>
        </w:rPr>
      </w:pPr>
      <w:r w:rsidRPr="00871B7F">
        <w:rPr>
          <w:rFonts w:ascii="Times New Roman" w:hAnsi="Times New Roman" w:cs="Times New Roman"/>
          <w:b/>
          <w:u w:val="single"/>
        </w:rPr>
        <w:t>Terminal Value:</w:t>
      </w:r>
    </w:p>
    <w:p w14:paraId="17092FD5" w14:textId="7312D930" w:rsidR="00B06F75" w:rsidRPr="00F958F7" w:rsidRDefault="00BF5D30" w:rsidP="00871B7F">
      <w:pPr>
        <w:spacing w:line="276" w:lineRule="auto"/>
        <w:jc w:val="both"/>
        <w:rPr>
          <w:rFonts w:ascii="Times New Roman" w:eastAsiaTheme="minorEastAsia" w:hAnsi="Times New Roman" w:cs="Times New Roman"/>
          <w:b/>
          <w:sz w:val="28"/>
          <w:szCs w:val="28"/>
        </w:rPr>
      </w:pPr>
      <m:oMathPara>
        <m:oMath>
          <m:r>
            <w:rPr>
              <w:rFonts w:ascii="Cambria Math" w:hAnsi="Cambria Math" w:cs="Times New Roman"/>
              <w:sz w:val="28"/>
              <w:szCs w:val="28"/>
            </w:rPr>
            <m:t xml:space="preserve">TV = </m:t>
          </m:r>
          <m:f>
            <m:fPr>
              <m:ctrlPr>
                <w:rPr>
                  <w:rFonts w:ascii="Cambria Math" w:hAnsi="Cambria Math" w:cs="Times New Roman"/>
                  <w:i/>
                  <w:sz w:val="28"/>
                  <w:szCs w:val="28"/>
                </w:rPr>
              </m:ctrlPr>
            </m:fPr>
            <m:num>
              <m:r>
                <w:rPr>
                  <w:rFonts w:ascii="Cambria Math" w:hAnsi="Cambria Math" w:cs="Times New Roman"/>
                  <w:sz w:val="28"/>
                  <w:szCs w:val="28"/>
                </w:rPr>
                <m:t xml:space="preserve">$726 × </m:t>
              </m:r>
              <m:d>
                <m:dPr>
                  <m:ctrlPr>
                    <w:rPr>
                      <w:rFonts w:ascii="Cambria Math" w:hAnsi="Cambria Math" w:cs="Times New Roman"/>
                      <w:i/>
                      <w:sz w:val="28"/>
                      <w:szCs w:val="28"/>
                    </w:rPr>
                  </m:ctrlPr>
                </m:dPr>
                <m:e>
                  <m:r>
                    <w:rPr>
                      <w:rFonts w:ascii="Cambria Math" w:hAnsi="Cambria Math" w:cs="Times New Roman"/>
                      <w:sz w:val="28"/>
                      <w:szCs w:val="28"/>
                    </w:rPr>
                    <m:t>1+0.056</m:t>
                  </m:r>
                </m:e>
              </m:d>
            </m:num>
            <m:den>
              <m:r>
                <w:rPr>
                  <w:rFonts w:ascii="Cambria Math" w:hAnsi="Cambria Math" w:cs="Times New Roman"/>
                  <w:sz w:val="28"/>
                  <w:szCs w:val="28"/>
                </w:rPr>
                <m:t>0.0767 - 0.056</m:t>
              </m:r>
            </m:den>
          </m:f>
          <m:r>
            <m:rPr>
              <m:sty m:val="bi"/>
            </m:rPr>
            <w:rPr>
              <w:rFonts w:ascii="Cambria Math" w:hAnsi="Cambria Math" w:cs="Times New Roman"/>
              <w:sz w:val="28"/>
              <w:szCs w:val="28"/>
            </w:rPr>
            <m:t>= $37,087</m:t>
          </m:r>
        </m:oMath>
      </m:oMathPara>
    </w:p>
    <w:p w14:paraId="1C9A984B" w14:textId="77777777" w:rsidR="00F958F7" w:rsidRPr="00F958F7" w:rsidRDefault="00F958F7" w:rsidP="00871B7F">
      <w:pPr>
        <w:spacing w:line="276" w:lineRule="auto"/>
        <w:jc w:val="both"/>
        <w:rPr>
          <w:rFonts w:ascii="Times New Roman" w:hAnsi="Times New Roman" w:cs="Times New Roman"/>
          <w:sz w:val="22"/>
          <w:szCs w:val="22"/>
        </w:rPr>
      </w:pPr>
    </w:p>
    <w:p w14:paraId="4BEA57FF" w14:textId="46B1A3AE" w:rsidR="00F958F7" w:rsidRPr="00F958F7" w:rsidRDefault="00F958F7" w:rsidP="00F958F7">
      <w:pPr>
        <w:pStyle w:val="ListParagraph"/>
        <w:numPr>
          <w:ilvl w:val="1"/>
          <w:numId w:val="9"/>
        </w:numPr>
        <w:spacing w:line="276" w:lineRule="auto"/>
        <w:jc w:val="both"/>
        <w:rPr>
          <w:rFonts w:ascii="Times New Roman" w:hAnsi="Times New Roman" w:cs="Times New Roman"/>
          <w:b/>
          <w:u w:val="single"/>
        </w:rPr>
      </w:pPr>
      <w:r>
        <w:rPr>
          <w:rFonts w:ascii="Times New Roman" w:hAnsi="Times New Roman" w:cs="Times New Roman"/>
          <w:b/>
          <w:u w:val="single"/>
        </w:rPr>
        <w:t>The Discounted Cash Flow Analysis</w:t>
      </w:r>
    </w:p>
    <w:p w14:paraId="49F3E52F" w14:textId="77777777" w:rsidR="00F958F7" w:rsidRPr="00F958F7" w:rsidRDefault="00F958F7" w:rsidP="00F958F7">
      <w:pPr>
        <w:pStyle w:val="ListParagraph"/>
        <w:spacing w:line="276" w:lineRule="auto"/>
        <w:jc w:val="both"/>
        <w:rPr>
          <w:rFonts w:ascii="Times New Roman" w:hAnsi="Times New Roman" w:cs="Times New Roman"/>
          <w:b/>
          <w:u w:val="single"/>
        </w:rPr>
      </w:pPr>
    </w:p>
    <w:p w14:paraId="6E578C44" w14:textId="0D5C1F56" w:rsidR="00BF5D30" w:rsidRPr="00B153B5" w:rsidRDefault="00382C50" w:rsidP="00871B7F">
      <w:pPr>
        <w:pStyle w:val="ListParagraph"/>
        <w:spacing w:line="276" w:lineRule="auto"/>
        <w:ind w:left="0"/>
        <w:jc w:val="both"/>
        <w:rPr>
          <w:rFonts w:ascii="Times New Roman" w:hAnsi="Times New Roman" w:cs="Times New Roman"/>
        </w:rPr>
      </w:pPr>
      <w:r w:rsidRPr="00B153B5">
        <w:rPr>
          <w:rFonts w:ascii="Times New Roman" w:hAnsi="Times New Roman" w:cs="Times New Roman"/>
        </w:rPr>
        <w:t>After getting all the inputs required for DCF Analysis, we now move onto it. Taking the Free Cash Flow for all the years and the Terminal Value for the years beyond our forecast horizon, we now multiply them with the discount factor, which is the discounted value of $1 by the WACC. Doing this, we get the Present Value (PV) of all our Cash Flows.</w:t>
      </w:r>
    </w:p>
    <w:p w14:paraId="102359DA" w14:textId="5E5703A1" w:rsidR="008B177D" w:rsidRPr="00B153B5" w:rsidRDefault="008B177D" w:rsidP="00871B7F">
      <w:pPr>
        <w:pStyle w:val="ListParagraph"/>
        <w:spacing w:line="276" w:lineRule="auto"/>
        <w:ind w:left="0"/>
        <w:jc w:val="both"/>
        <w:rPr>
          <w:rFonts w:ascii="Times New Roman" w:hAnsi="Times New Roman" w:cs="Times New Roman"/>
        </w:rPr>
      </w:pPr>
    </w:p>
    <w:p w14:paraId="2E481C60" w14:textId="7AB377BE" w:rsidR="005507C2" w:rsidRDefault="008B177D" w:rsidP="00871B7F">
      <w:pPr>
        <w:pStyle w:val="ListParagraph"/>
        <w:spacing w:after="120" w:line="276" w:lineRule="auto"/>
        <w:ind w:left="0"/>
        <w:jc w:val="both"/>
        <w:rPr>
          <w:rFonts w:ascii="Times New Roman" w:hAnsi="Times New Roman" w:cs="Times New Roman"/>
          <w:b/>
        </w:rPr>
      </w:pPr>
      <w:r w:rsidRPr="00B153B5">
        <w:rPr>
          <w:rFonts w:ascii="Times New Roman" w:hAnsi="Times New Roman" w:cs="Times New Roman"/>
        </w:rPr>
        <w:t xml:space="preserve">After getting the PV of all Cash Flows, we simply just sum them up to get the </w:t>
      </w:r>
      <w:r w:rsidRPr="00B153B5">
        <w:rPr>
          <w:rFonts w:ascii="Times New Roman" w:hAnsi="Times New Roman" w:cs="Times New Roman"/>
          <w:b/>
        </w:rPr>
        <w:t>Enterprise Value of the Company (EV): $27,998.68</w:t>
      </w:r>
    </w:p>
    <w:p w14:paraId="5E96126F" w14:textId="77777777" w:rsidR="00F958F7" w:rsidRPr="00B153B5" w:rsidRDefault="00F958F7" w:rsidP="00871B7F">
      <w:pPr>
        <w:pStyle w:val="ListParagraph"/>
        <w:spacing w:after="120" w:line="276" w:lineRule="auto"/>
        <w:ind w:left="0"/>
        <w:jc w:val="both"/>
        <w:rPr>
          <w:rFonts w:ascii="Times New Roman" w:hAnsi="Times New Roman" w:cs="Times New Roman"/>
          <w:b/>
        </w:rPr>
      </w:pPr>
    </w:p>
    <w:p w14:paraId="5D09DAA5" w14:textId="234D74DE" w:rsidR="00F958F7" w:rsidRDefault="008B177D" w:rsidP="00F958F7">
      <w:pPr>
        <w:pStyle w:val="ListParagraph"/>
        <w:numPr>
          <w:ilvl w:val="1"/>
          <w:numId w:val="9"/>
        </w:numPr>
        <w:spacing w:line="276" w:lineRule="auto"/>
        <w:jc w:val="both"/>
        <w:rPr>
          <w:rFonts w:ascii="Times New Roman" w:hAnsi="Times New Roman" w:cs="Times New Roman"/>
          <w:b/>
          <w:u w:val="single"/>
        </w:rPr>
      </w:pPr>
      <w:r w:rsidRPr="00F958F7">
        <w:rPr>
          <w:rFonts w:ascii="Times New Roman" w:hAnsi="Times New Roman" w:cs="Times New Roman"/>
          <w:b/>
          <w:u w:val="single"/>
        </w:rPr>
        <w:t>Price per Share</w:t>
      </w:r>
      <w:r w:rsidR="00F958F7">
        <w:rPr>
          <w:rFonts w:ascii="Times New Roman" w:hAnsi="Times New Roman" w:cs="Times New Roman"/>
          <w:b/>
          <w:u w:val="single"/>
        </w:rPr>
        <w:t xml:space="preserve"> </w:t>
      </w:r>
    </w:p>
    <w:p w14:paraId="11A2D798" w14:textId="77777777" w:rsidR="00DF5D81" w:rsidRPr="00F958F7" w:rsidRDefault="00DF5D81" w:rsidP="00DF5D81">
      <w:pPr>
        <w:pStyle w:val="ListParagraph"/>
        <w:spacing w:line="276" w:lineRule="auto"/>
        <w:jc w:val="both"/>
        <w:rPr>
          <w:rFonts w:ascii="Times New Roman" w:hAnsi="Times New Roman" w:cs="Times New Roman"/>
          <w:b/>
          <w:u w:val="single"/>
        </w:rPr>
      </w:pPr>
    </w:p>
    <w:p w14:paraId="2B37856B" w14:textId="7F98BB0F" w:rsidR="008B177D" w:rsidRPr="00871B7F" w:rsidRDefault="008B177D" w:rsidP="00871B7F">
      <w:pPr>
        <w:pStyle w:val="ListParagraph"/>
        <w:spacing w:line="276" w:lineRule="auto"/>
        <w:ind w:left="0"/>
        <w:jc w:val="both"/>
        <w:rPr>
          <w:rFonts w:ascii="Times New Roman" w:hAnsi="Times New Roman" w:cs="Times New Roman"/>
          <w:sz w:val="22"/>
          <w:szCs w:val="22"/>
        </w:rPr>
      </w:pPr>
      <w:r w:rsidRPr="00871B7F">
        <w:rPr>
          <w:rFonts w:ascii="Times New Roman" w:hAnsi="Times New Roman" w:cs="Times New Roman"/>
          <w:sz w:val="22"/>
          <w:szCs w:val="22"/>
        </w:rPr>
        <w:t>Now that we have got the Enterprise Value, we can easily calculate the price which we can assign to each share of the company for its valuation. The Enterprise Value formula is as follows:</w:t>
      </w:r>
    </w:p>
    <w:p w14:paraId="7C57ACDB" w14:textId="77777777" w:rsidR="00F120AB" w:rsidRPr="00871B7F" w:rsidRDefault="00F120AB" w:rsidP="00871B7F">
      <w:pPr>
        <w:pStyle w:val="ListParagraph"/>
        <w:spacing w:line="276" w:lineRule="auto"/>
        <w:ind w:left="0"/>
        <w:jc w:val="both"/>
        <w:rPr>
          <w:rFonts w:ascii="Times New Roman" w:hAnsi="Times New Roman" w:cs="Times New Roman"/>
          <w:sz w:val="22"/>
          <w:szCs w:val="22"/>
        </w:rPr>
      </w:pPr>
    </w:p>
    <w:p w14:paraId="568EE740" w14:textId="334B59E1" w:rsidR="008B177D" w:rsidRPr="00871B7F" w:rsidRDefault="008B177D" w:rsidP="00871B7F">
      <w:pPr>
        <w:pStyle w:val="ListParagraph"/>
        <w:spacing w:line="276" w:lineRule="auto"/>
        <w:ind w:left="0"/>
        <w:jc w:val="both"/>
        <w:rPr>
          <w:rFonts w:ascii="Times New Roman" w:eastAsiaTheme="minorEastAsia" w:hAnsi="Times New Roman" w:cs="Times New Roman"/>
        </w:rPr>
      </w:pPr>
      <m:oMathPara>
        <m:oMath>
          <m:r>
            <m:rPr>
              <m:sty m:val="bi"/>
            </m:rPr>
            <w:rPr>
              <w:rFonts w:ascii="Cambria Math" w:hAnsi="Cambria Math" w:cs="Times New Roman"/>
            </w:rPr>
            <m:t xml:space="preserve">Enterprise Value </m:t>
          </m:r>
          <m:d>
            <m:dPr>
              <m:ctrlPr>
                <w:rPr>
                  <w:rFonts w:ascii="Cambria Math" w:hAnsi="Cambria Math" w:cs="Times New Roman"/>
                  <w:b/>
                  <w:bCs/>
                  <w:i/>
                </w:rPr>
              </m:ctrlPr>
            </m:dPr>
            <m:e>
              <m:r>
                <m:rPr>
                  <m:sty m:val="bi"/>
                </m:rPr>
                <w:rPr>
                  <w:rFonts w:ascii="Cambria Math" w:hAnsi="Cambria Math" w:cs="Times New Roman"/>
                </w:rPr>
                <m:t>EV</m:t>
              </m:r>
            </m:e>
          </m:d>
          <m:r>
            <m:rPr>
              <m:sty m:val="bi"/>
            </m:rPr>
            <w:rPr>
              <w:rFonts w:ascii="Cambria Math" w:hAnsi="Cambria Math" w:cs="Times New Roman"/>
            </w:rPr>
            <m:t>=</m:t>
          </m:r>
          <m:r>
            <w:rPr>
              <w:rFonts w:ascii="Cambria Math" w:hAnsi="Cambria Math" w:cs="Times New Roman"/>
            </w:rPr>
            <m:t xml:space="preserve"> Equity Value + Debt Value</m:t>
          </m:r>
          <m:r>
            <w:rPr>
              <w:rFonts w:ascii="Cambria Math" w:eastAsiaTheme="minorEastAsia" w:hAnsi="Cambria Math" w:cs="Times New Roman"/>
            </w:rPr>
            <m:t xml:space="preserve"> - Cash &amp; Cash Equivalents</m:t>
          </m:r>
        </m:oMath>
      </m:oMathPara>
    </w:p>
    <w:p w14:paraId="78AF4C1A" w14:textId="77777777" w:rsidR="00F120AB" w:rsidRPr="00871B7F" w:rsidRDefault="00F120AB" w:rsidP="00871B7F">
      <w:pPr>
        <w:pStyle w:val="ListParagraph"/>
        <w:spacing w:line="276" w:lineRule="auto"/>
        <w:ind w:left="0"/>
        <w:jc w:val="both"/>
        <w:rPr>
          <w:rFonts w:ascii="Times New Roman" w:eastAsiaTheme="minorEastAsia" w:hAnsi="Times New Roman" w:cs="Times New Roman"/>
        </w:rPr>
      </w:pPr>
    </w:p>
    <w:p w14:paraId="52E5A2CF" w14:textId="3E21151B" w:rsidR="008B177D" w:rsidRPr="00871B7F" w:rsidRDefault="008B177D" w:rsidP="00871B7F">
      <w:pPr>
        <w:pStyle w:val="ListParagraph"/>
        <w:spacing w:line="276" w:lineRule="auto"/>
        <w:ind w:left="0"/>
        <w:jc w:val="both"/>
        <w:rPr>
          <w:rFonts w:ascii="Times New Roman" w:eastAsiaTheme="minorEastAsia" w:hAnsi="Times New Roman" w:cs="Times New Roman"/>
          <w:sz w:val="22"/>
          <w:szCs w:val="22"/>
        </w:rPr>
      </w:pPr>
      <w:r w:rsidRPr="00871B7F">
        <w:rPr>
          <w:rFonts w:ascii="Times New Roman" w:eastAsiaTheme="minorEastAsia" w:hAnsi="Times New Roman" w:cs="Times New Roman"/>
          <w:sz w:val="22"/>
          <w:szCs w:val="22"/>
        </w:rPr>
        <w:t>Rearranging the Equation, we get the Equity Value of the company as:</w:t>
      </w:r>
    </w:p>
    <w:p w14:paraId="3BB8194B" w14:textId="77777777" w:rsidR="00F120AB" w:rsidRPr="00871B7F" w:rsidRDefault="00F120AB" w:rsidP="00871B7F">
      <w:pPr>
        <w:pStyle w:val="ListParagraph"/>
        <w:spacing w:line="276" w:lineRule="auto"/>
        <w:ind w:left="0"/>
        <w:jc w:val="both"/>
        <w:rPr>
          <w:rFonts w:ascii="Times New Roman" w:eastAsiaTheme="minorEastAsia" w:hAnsi="Times New Roman" w:cs="Times New Roman"/>
          <w:sz w:val="22"/>
          <w:szCs w:val="22"/>
        </w:rPr>
      </w:pPr>
    </w:p>
    <w:p w14:paraId="71099C87" w14:textId="4A497A06" w:rsidR="008B177D" w:rsidRPr="00871B7F" w:rsidRDefault="008B177D" w:rsidP="00871B7F">
      <w:pPr>
        <w:pStyle w:val="ListParagraph"/>
        <w:spacing w:line="276" w:lineRule="auto"/>
        <w:ind w:left="0"/>
        <w:jc w:val="both"/>
        <w:rPr>
          <w:rFonts w:ascii="Times New Roman" w:eastAsiaTheme="minorEastAsia" w:hAnsi="Times New Roman" w:cs="Times New Roman"/>
        </w:rPr>
      </w:pPr>
      <m:oMathPara>
        <m:oMath>
          <m:r>
            <m:rPr>
              <m:sty m:val="bi"/>
            </m:rPr>
            <w:rPr>
              <w:rFonts w:ascii="Cambria Math" w:hAnsi="Cambria Math" w:cs="Times New Roman"/>
            </w:rPr>
            <m:t>Equity Value</m:t>
          </m:r>
          <m:r>
            <w:rPr>
              <w:rFonts w:ascii="Cambria Math" w:hAnsi="Cambria Math" w:cs="Times New Roman"/>
            </w:rPr>
            <m:t xml:space="preserve"> = Enterprise Value (EV) - Debt Value</m:t>
          </m:r>
          <m:r>
            <w:rPr>
              <w:rFonts w:ascii="Cambria Math" w:eastAsiaTheme="minorEastAsia" w:hAnsi="Cambria Math" w:cs="Times New Roman"/>
            </w:rPr>
            <m:t xml:space="preserve"> + Cash &amp; Cash Equivalents</m:t>
          </m:r>
        </m:oMath>
      </m:oMathPara>
    </w:p>
    <w:p w14:paraId="52052528" w14:textId="1FC3995F" w:rsidR="005507C2" w:rsidRPr="00871B7F" w:rsidRDefault="00AB5A39" w:rsidP="00871B7F">
      <w:pPr>
        <w:spacing w:line="276" w:lineRule="auto"/>
        <w:jc w:val="both"/>
        <w:rPr>
          <w:rFonts w:ascii="Times New Roman" w:eastAsiaTheme="minorEastAsia" w:hAnsi="Times New Roman" w:cs="Times New Roman"/>
          <w:sz w:val="22"/>
          <w:szCs w:val="22"/>
        </w:rPr>
      </w:pPr>
      <w:r w:rsidRPr="00871B7F">
        <w:rPr>
          <w:rFonts w:ascii="Times New Roman" w:eastAsiaTheme="minorEastAsia" w:hAnsi="Times New Roman" w:cs="Times New Roman"/>
          <w:sz w:val="22"/>
          <w:szCs w:val="22"/>
        </w:rPr>
        <w:t>After we get the Equity Value of the Company, we just need to divide that by the Number of Outstanding Shared in the Market. Doing so, give us Price per Share of the company</w:t>
      </w:r>
      <w:r w:rsidR="004E01F4" w:rsidRPr="00871B7F">
        <w:rPr>
          <w:rFonts w:ascii="Times New Roman" w:eastAsiaTheme="minorEastAsia" w:hAnsi="Times New Roman" w:cs="Times New Roman"/>
          <w:sz w:val="22"/>
          <w:szCs w:val="22"/>
        </w:rPr>
        <w:t xml:space="preserve"> at </w:t>
      </w:r>
      <w:r w:rsidR="004E01F4" w:rsidRPr="00871B7F">
        <w:rPr>
          <w:rFonts w:ascii="Times New Roman" w:eastAsiaTheme="minorEastAsia" w:hAnsi="Times New Roman" w:cs="Times New Roman"/>
          <w:b/>
          <w:sz w:val="22"/>
          <w:szCs w:val="22"/>
        </w:rPr>
        <w:t>$98.49</w:t>
      </w:r>
      <w:r w:rsidRPr="00871B7F">
        <w:rPr>
          <w:rFonts w:ascii="Times New Roman" w:eastAsiaTheme="minorEastAsia" w:hAnsi="Times New Roman" w:cs="Times New Roman"/>
          <w:sz w:val="22"/>
          <w:szCs w:val="22"/>
        </w:rPr>
        <w:t>. The calculation is shown in the following table</w:t>
      </w:r>
      <w:r w:rsidR="004E01F4" w:rsidRPr="00871B7F">
        <w:rPr>
          <w:rFonts w:ascii="Times New Roman" w:eastAsiaTheme="minorEastAsia" w:hAnsi="Times New Roman" w:cs="Times New Roman"/>
          <w:sz w:val="22"/>
          <w:szCs w:val="22"/>
        </w:rPr>
        <w:t>.</w:t>
      </w:r>
    </w:p>
    <w:p w14:paraId="4D1C9FBF" w14:textId="7F83AF96" w:rsidR="00DF5D81" w:rsidRPr="00DF5D81" w:rsidRDefault="009904E8" w:rsidP="00DF5D81">
      <w:pPr>
        <w:pStyle w:val="ListParagraph"/>
        <w:numPr>
          <w:ilvl w:val="1"/>
          <w:numId w:val="9"/>
        </w:numPr>
        <w:spacing w:line="276" w:lineRule="auto"/>
        <w:jc w:val="both"/>
        <w:rPr>
          <w:rFonts w:ascii="Times New Roman" w:hAnsi="Times New Roman" w:cs="Times New Roman"/>
          <w:b/>
          <w:u w:val="single"/>
        </w:rPr>
      </w:pPr>
      <w:r w:rsidRPr="00DF5D81">
        <w:rPr>
          <w:rFonts w:ascii="Times New Roman" w:hAnsi="Times New Roman" w:cs="Times New Roman"/>
          <w:b/>
          <w:u w:val="single"/>
        </w:rPr>
        <w:t>Determining the Multiples</w:t>
      </w:r>
    </w:p>
    <w:p w14:paraId="15BCFA1E" w14:textId="52C8D37B" w:rsidR="00C2449F" w:rsidRPr="00B153B5" w:rsidRDefault="009904E8" w:rsidP="00871B7F">
      <w:pPr>
        <w:spacing w:line="276" w:lineRule="auto"/>
        <w:jc w:val="both"/>
        <w:rPr>
          <w:rFonts w:ascii="Times New Roman" w:hAnsi="Times New Roman" w:cs="Times New Roman"/>
        </w:rPr>
      </w:pPr>
      <w:r w:rsidRPr="00B153B5">
        <w:rPr>
          <w:rFonts w:ascii="Times New Roman" w:hAnsi="Times New Roman" w:cs="Times New Roman"/>
        </w:rPr>
        <w:t>Now that we have calculated the most important part of our valuation, Price per Share, it’s time to calculate the ratios related to it so it helps when we do a comparable company analysis.</w:t>
      </w:r>
      <w:r w:rsidR="00C2449F" w:rsidRPr="00B153B5">
        <w:rPr>
          <w:rFonts w:ascii="Times New Roman" w:hAnsi="Times New Roman" w:cs="Times New Roman"/>
        </w:rPr>
        <w:t xml:space="preserve"> We are going to calculate two ratios for our firm: 1) P/E Ratio and 2) EV/EBIT Ratio.</w:t>
      </w:r>
    </w:p>
    <w:p w14:paraId="18BBB3EE" w14:textId="40E34146" w:rsidR="00C2449F" w:rsidRPr="000108B3" w:rsidRDefault="00C2449F" w:rsidP="000108B3">
      <w:pPr>
        <w:pStyle w:val="ListParagraph"/>
        <w:numPr>
          <w:ilvl w:val="1"/>
          <w:numId w:val="8"/>
        </w:numPr>
        <w:spacing w:line="276" w:lineRule="auto"/>
        <w:jc w:val="both"/>
        <w:rPr>
          <w:rFonts w:ascii="Times New Roman" w:hAnsi="Times New Roman" w:cs="Times New Roman"/>
        </w:rPr>
      </w:pPr>
      <w:r w:rsidRPr="000108B3">
        <w:rPr>
          <w:rFonts w:ascii="Times New Roman" w:hAnsi="Times New Roman" w:cs="Times New Roman"/>
          <w:b/>
        </w:rPr>
        <w:t>Price-to-Earnings Ratio</w:t>
      </w:r>
    </w:p>
    <w:p w14:paraId="45E291C7" w14:textId="49BB187D" w:rsidR="4FF1E41A" w:rsidRPr="00871B7F" w:rsidRDefault="0036562F" w:rsidP="00871B7F">
      <w:pPr>
        <w:pStyle w:val="ListParagraph"/>
        <w:spacing w:line="276" w:lineRule="auto"/>
        <w:ind w:left="0"/>
        <w:jc w:val="both"/>
        <w:rPr>
          <w:rFonts w:ascii="Times New Roman" w:hAnsi="Times New Roman" w:cs="Times New Roman"/>
          <w:i/>
          <w:sz w:val="32"/>
          <w:szCs w:val="32"/>
        </w:rPr>
      </w:pPr>
      <m:oMath>
        <m:r>
          <w:rPr>
            <w:rFonts w:ascii="Cambria Math" w:hAnsi="Cambria Math" w:cs="Times New Roman"/>
            <w:sz w:val="28"/>
            <w:szCs w:val="28"/>
          </w:rPr>
          <m:t xml:space="preserve">                        </m:t>
        </m:r>
        <m:r>
          <w:rPr>
            <w:rFonts w:ascii="Cambria Math" w:hAnsi="Cambria Math" w:cs="Times New Roman"/>
            <w:sz w:val="28"/>
            <w:szCs w:val="28"/>
          </w:rPr>
          <m:t>P</m:t>
        </m:r>
        <m:r>
          <m:rPr>
            <m:lit/>
          </m:rPr>
          <w:rPr>
            <w:rFonts w:ascii="Cambria Math" w:hAnsi="Cambria Math" w:cs="Times New Roman"/>
            <w:sz w:val="28"/>
            <w:szCs w:val="28"/>
          </w:rPr>
          <m:t>/</m:t>
        </m:r>
        <m:r>
          <w:rPr>
            <w:rFonts w:ascii="Cambria Math" w:hAnsi="Cambria Math" w:cs="Times New Roman"/>
            <w:sz w:val="28"/>
            <w:szCs w:val="28"/>
          </w:rPr>
          <m:t xml:space="preserve">E Ratio = </m:t>
        </m:r>
        <m:f>
          <m:fPr>
            <m:ctrlPr>
              <w:rPr>
                <w:rFonts w:ascii="Cambria Math" w:hAnsi="Cambria Math" w:cs="Times New Roman"/>
                <w:i/>
                <w:sz w:val="28"/>
                <w:szCs w:val="28"/>
              </w:rPr>
            </m:ctrlPr>
          </m:fPr>
          <m:num>
            <m:r>
              <w:rPr>
                <w:rFonts w:ascii="Cambria Math" w:hAnsi="Cambria Math" w:cs="Times New Roman"/>
                <w:sz w:val="28"/>
                <w:szCs w:val="28"/>
              </w:rPr>
              <m:t>Price per Share</m:t>
            </m:r>
          </m:num>
          <m:den>
            <m:r>
              <w:rPr>
                <w:rFonts w:ascii="Cambria Math" w:hAnsi="Cambria Math" w:cs="Times New Roman"/>
              </w:rPr>
              <m:t>Earnings</m:t>
            </m:r>
            <m:r>
              <w:rPr>
                <w:rFonts w:ascii="Cambria Math" w:hAnsi="Cambria Math" w:cs="Times New Roman"/>
                <w:sz w:val="28"/>
                <w:szCs w:val="28"/>
              </w:rPr>
              <m:t xml:space="preserve"> per Share</m:t>
            </m:r>
          </m:den>
        </m:f>
      </m:oMath>
      <w:r w:rsidR="00514CBB" w:rsidRPr="00871B7F">
        <w:rPr>
          <w:rFonts w:ascii="Times New Roman" w:hAnsi="Times New Roman" w:cs="Times New Roman"/>
          <w:i/>
          <w:sz w:val="32"/>
          <w:szCs w:val="32"/>
        </w:rPr>
        <w:fldChar w:fldCharType="begin"/>
      </w:r>
      <w:r w:rsidR="00514CBB" w:rsidRPr="00871B7F">
        <w:rPr>
          <w:rFonts w:ascii="Times New Roman" w:hAnsi="Times New Roman" w:cs="Times New Roman"/>
          <w:i/>
          <w:sz w:val="32"/>
          <w:szCs w:val="32"/>
        </w:rPr>
        <w:instrText xml:space="preserve"> INCLUDEPICTURE "https://www.theforage.com/blog/wp-content/uploads/2023/01/wacc-formula-1-1024x171.jpg" \* MERGEFORMATINET </w:instrText>
      </w:r>
      <w:r w:rsidR="00514CBB" w:rsidRPr="00871B7F">
        <w:rPr>
          <w:rFonts w:ascii="Times New Roman" w:hAnsi="Times New Roman" w:cs="Times New Roman"/>
          <w:i/>
          <w:sz w:val="32"/>
          <w:szCs w:val="32"/>
        </w:rPr>
        <w:fldChar w:fldCharType="separate"/>
      </w:r>
      <w:r w:rsidR="00514CBB" w:rsidRPr="00871B7F">
        <w:rPr>
          <w:rFonts w:ascii="Times New Roman" w:hAnsi="Times New Roman" w:cs="Times New Roman"/>
          <w:i/>
          <w:sz w:val="32"/>
          <w:szCs w:val="32"/>
        </w:rPr>
        <w:fldChar w:fldCharType="end"/>
      </w:r>
      <w:r w:rsidR="00FB6EF5" w:rsidRPr="00871B7F">
        <w:rPr>
          <w:rFonts w:ascii="Times New Roman" w:hAnsi="Times New Roman" w:cs="Times New Roman"/>
          <w:i/>
          <w:sz w:val="32"/>
          <w:szCs w:val="32"/>
        </w:rPr>
        <w:fldChar w:fldCharType="begin"/>
      </w:r>
      <w:r w:rsidR="00FB6EF5" w:rsidRPr="00871B7F">
        <w:rPr>
          <w:rFonts w:ascii="Times New Roman" w:hAnsi="Times New Roman" w:cs="Times New Roman"/>
          <w:i/>
          <w:sz w:val="32"/>
          <w:szCs w:val="32"/>
        </w:rPr>
        <w:instrText xml:space="preserve"> INCLUDEPICTURE "https://miro.medium.com/1*XceaYM-UyUtY-iPYjPeJhA.png" \* MERGEFORMATINET </w:instrText>
      </w:r>
      <w:r w:rsidR="00FB6EF5" w:rsidRPr="00871B7F">
        <w:rPr>
          <w:rFonts w:ascii="Times New Roman" w:hAnsi="Times New Roman" w:cs="Times New Roman"/>
          <w:i/>
          <w:sz w:val="32"/>
          <w:szCs w:val="32"/>
        </w:rPr>
        <w:fldChar w:fldCharType="separate"/>
      </w:r>
      <w:r w:rsidR="00FB6EF5" w:rsidRPr="00871B7F">
        <w:rPr>
          <w:rFonts w:ascii="Times New Roman" w:hAnsi="Times New Roman" w:cs="Times New Roman"/>
          <w:i/>
          <w:sz w:val="32"/>
          <w:szCs w:val="32"/>
        </w:rPr>
        <w:fldChar w:fldCharType="end"/>
      </w:r>
    </w:p>
    <w:p w14:paraId="6D407E55" w14:textId="77777777" w:rsidR="00B06F75" w:rsidRPr="00871B7F" w:rsidRDefault="00B06F75" w:rsidP="00871B7F">
      <w:pPr>
        <w:pStyle w:val="ListParagraph"/>
        <w:spacing w:line="276" w:lineRule="auto"/>
        <w:ind w:left="0"/>
        <w:jc w:val="both"/>
        <w:rPr>
          <w:rFonts w:ascii="Times New Roman" w:eastAsiaTheme="minorEastAsia" w:hAnsi="Times New Roman" w:cs="Times New Roman"/>
          <w:b/>
          <w:u w:val="single"/>
        </w:rPr>
      </w:pPr>
    </w:p>
    <w:p w14:paraId="579047E2" w14:textId="59D220C8" w:rsidR="00EE3A1E" w:rsidRPr="00871B7F" w:rsidRDefault="00C2449F" w:rsidP="00871B7F">
      <w:pPr>
        <w:pStyle w:val="ListParagraph"/>
        <w:spacing w:line="276" w:lineRule="auto"/>
        <w:ind w:left="0"/>
        <w:jc w:val="both"/>
        <w:rPr>
          <w:rFonts w:ascii="Times New Roman" w:eastAsiaTheme="minorEastAsia" w:hAnsi="Times New Roman" w:cs="Times New Roman"/>
          <w:b/>
          <w:u w:val="single"/>
        </w:rPr>
      </w:pPr>
      <w:r w:rsidRPr="00871B7F">
        <w:rPr>
          <w:rFonts w:ascii="Times New Roman" w:eastAsiaTheme="minorEastAsia" w:hAnsi="Times New Roman" w:cs="Times New Roman"/>
          <w:b/>
          <w:u w:val="single"/>
        </w:rPr>
        <w:t>Earnings per Share Calculation</w:t>
      </w:r>
    </w:p>
    <w:p w14:paraId="5A8BB1F1" w14:textId="77777777" w:rsidR="00180738" w:rsidRPr="00871B7F" w:rsidRDefault="00180738" w:rsidP="00871B7F">
      <w:pPr>
        <w:pStyle w:val="ListParagraph"/>
        <w:spacing w:line="276" w:lineRule="auto"/>
        <w:ind w:left="0"/>
        <w:jc w:val="both"/>
        <w:rPr>
          <w:rFonts w:ascii="Times New Roman" w:eastAsiaTheme="minorEastAsia" w:hAnsi="Times New Roman" w:cs="Times New Roman"/>
          <w:b/>
          <w:u w:val="single"/>
        </w:rPr>
      </w:pPr>
    </w:p>
    <w:p w14:paraId="4D7655C5" w14:textId="09AE5387" w:rsidR="007D118D" w:rsidRPr="00B153B5" w:rsidRDefault="00C2449F" w:rsidP="00871B7F">
      <w:pPr>
        <w:pStyle w:val="ListParagraph"/>
        <w:spacing w:line="276" w:lineRule="auto"/>
        <w:ind w:left="0"/>
        <w:jc w:val="both"/>
        <w:rPr>
          <w:rFonts w:ascii="Times New Roman" w:eastAsiaTheme="minorEastAsia" w:hAnsi="Times New Roman" w:cs="Times New Roman"/>
          <w:i/>
          <w:sz w:val="32"/>
          <w:szCs w:val="32"/>
        </w:rPr>
      </w:pPr>
      <m:oMathPara>
        <m:oMath>
          <m:r>
            <w:rPr>
              <w:rFonts w:ascii="Cambria Math" w:hAnsi="Cambria Math" w:cs="Times New Roman"/>
              <w:sz w:val="28"/>
              <w:szCs w:val="28"/>
            </w:rPr>
            <m:t xml:space="preserve">EPS = </m:t>
          </m:r>
          <m:f>
            <m:fPr>
              <m:ctrlPr>
                <w:rPr>
                  <w:rFonts w:ascii="Cambria Math" w:hAnsi="Cambria Math" w:cs="Times New Roman"/>
                  <w:i/>
                  <w:sz w:val="28"/>
                  <w:szCs w:val="28"/>
                </w:rPr>
              </m:ctrlPr>
            </m:fPr>
            <m:num>
              <m:r>
                <w:rPr>
                  <w:rFonts w:ascii="Cambria Math" w:hAnsi="Cambria Math" w:cs="Times New Roman"/>
                  <w:sz w:val="28"/>
                  <w:szCs w:val="28"/>
                </w:rPr>
                <m:t>Net Income</m:t>
              </m:r>
            </m:num>
            <m:den>
              <m:r>
                <w:rPr>
                  <w:rFonts w:ascii="Cambria Math" w:hAnsi="Cambria Math" w:cs="Times New Roman"/>
                  <w:sz w:val="28"/>
                  <w:szCs w:val="28"/>
                </w:rPr>
                <m:t>No. of Shares Outstanding</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$632,000,000</m:t>
              </m:r>
            </m:num>
            <m:den>
              <m:r>
                <w:rPr>
                  <w:rFonts w:ascii="Cambria Math" w:hAnsi="Cambria Math" w:cs="Times New Roman"/>
                  <w:sz w:val="28"/>
                  <w:szCs w:val="28"/>
                </w:rPr>
                <m:t>275,742,319</m:t>
              </m:r>
            </m:den>
          </m:f>
          <m:r>
            <w:rPr>
              <w:rFonts w:ascii="Cambria Math" w:hAnsi="Cambria Math" w:cs="Times New Roman"/>
              <w:sz w:val="28"/>
              <w:szCs w:val="28"/>
            </w:rPr>
            <m:t xml:space="preserve"> = </m:t>
          </m:r>
          <m:r>
            <m:rPr>
              <m:sty m:val="bi"/>
            </m:rPr>
            <w:rPr>
              <w:rFonts w:ascii="Cambria Math" w:hAnsi="Cambria Math" w:cs="Times New Roman"/>
              <w:sz w:val="28"/>
              <w:szCs w:val="28"/>
            </w:rPr>
            <m:t>$2.29</m:t>
          </m:r>
        </m:oMath>
      </m:oMathPara>
    </w:p>
    <w:p w14:paraId="53991481" w14:textId="79E0BBCA" w:rsidR="00C2449F" w:rsidRPr="00871B7F" w:rsidRDefault="00C2449F" w:rsidP="00871B7F">
      <w:pPr>
        <w:pStyle w:val="ListParagraph"/>
        <w:spacing w:line="276" w:lineRule="auto"/>
        <w:ind w:left="0"/>
        <w:jc w:val="both"/>
        <w:rPr>
          <w:rFonts w:ascii="Times New Roman" w:hAnsi="Times New Roman" w:cs="Times New Roman"/>
          <w:b/>
          <w:u w:val="single"/>
        </w:rPr>
      </w:pPr>
      <w:r w:rsidRPr="00871B7F">
        <w:rPr>
          <w:rFonts w:ascii="Times New Roman" w:hAnsi="Times New Roman" w:cs="Times New Roman"/>
          <w:b/>
          <w:u w:val="single"/>
        </w:rPr>
        <w:t>P/E Ratio Calculation</w:t>
      </w:r>
    </w:p>
    <w:p w14:paraId="0D03B2CD" w14:textId="77777777" w:rsidR="00180738" w:rsidRPr="00871B7F" w:rsidRDefault="00180738" w:rsidP="00871B7F">
      <w:pPr>
        <w:pStyle w:val="ListParagraph"/>
        <w:spacing w:line="276" w:lineRule="auto"/>
        <w:ind w:left="0"/>
        <w:jc w:val="both"/>
        <w:rPr>
          <w:rFonts w:ascii="Times New Roman" w:hAnsi="Times New Roman" w:cs="Times New Roman"/>
          <w:sz w:val="32"/>
          <w:szCs w:val="32"/>
        </w:rPr>
      </w:pPr>
    </w:p>
    <w:p w14:paraId="49DD776D" w14:textId="77777777" w:rsidR="000108B3" w:rsidRPr="000108B3" w:rsidRDefault="00C2449F" w:rsidP="00871B7F">
      <w:pPr>
        <w:pStyle w:val="ListParagraph"/>
        <w:spacing w:line="276" w:lineRule="auto"/>
        <w:ind w:left="0"/>
        <w:jc w:val="both"/>
        <w:rPr>
          <w:rFonts w:ascii="Times New Roman" w:eastAsiaTheme="minorEastAsia" w:hAnsi="Times New Roman" w:cs="Times New Roman"/>
          <w:b/>
          <w:sz w:val="32"/>
          <w:szCs w:val="32"/>
        </w:rPr>
      </w:pPr>
      <m:oMathPara>
        <m:oMathParaPr>
          <m:jc m:val="left"/>
        </m:oMathParaPr>
        <m:oMath>
          <m:r>
            <w:rPr>
              <w:rFonts w:ascii="Cambria Math" w:hAnsi="Cambria Math" w:cs="Times New Roman"/>
              <w:sz w:val="32"/>
              <w:szCs w:val="32"/>
            </w:rPr>
            <m:t>P</m:t>
          </m:r>
          <m:r>
            <m:rPr>
              <m:lit/>
            </m:rPr>
            <w:rPr>
              <w:rFonts w:ascii="Cambria Math" w:hAnsi="Cambria Math" w:cs="Times New Roman"/>
              <w:sz w:val="32"/>
              <w:szCs w:val="32"/>
            </w:rPr>
            <m:t>/</m:t>
          </m:r>
          <m:r>
            <w:rPr>
              <w:rFonts w:ascii="Cambria Math" w:hAnsi="Cambria Math" w:cs="Times New Roman"/>
              <w:sz w:val="32"/>
              <w:szCs w:val="32"/>
            </w:rPr>
            <m:t xml:space="preserve">E Ratio = </m:t>
          </m:r>
          <m:f>
            <m:fPr>
              <m:ctrlPr>
                <w:rPr>
                  <w:rFonts w:ascii="Cambria Math" w:hAnsi="Cambria Math" w:cs="Times New Roman"/>
                  <w:i/>
                  <w:sz w:val="32"/>
                  <w:szCs w:val="32"/>
                </w:rPr>
              </m:ctrlPr>
            </m:fPr>
            <m:num>
              <m:r>
                <w:rPr>
                  <w:rFonts w:ascii="Cambria Math" w:hAnsi="Cambria Math" w:cs="Times New Roman"/>
                  <w:sz w:val="32"/>
                  <w:szCs w:val="32"/>
                </w:rPr>
                <m:t>$98.49</m:t>
              </m:r>
            </m:num>
            <m:den>
              <m:r>
                <w:rPr>
                  <w:rFonts w:ascii="Cambria Math" w:hAnsi="Cambria Math" w:cs="Times New Roman"/>
                  <w:sz w:val="32"/>
                  <w:szCs w:val="32"/>
                </w:rPr>
                <m:t>$2.29</m:t>
              </m:r>
            </m:den>
          </m:f>
          <m:r>
            <w:rPr>
              <w:rFonts w:ascii="Cambria Math" w:hAnsi="Cambria Math" w:cs="Times New Roman"/>
              <w:sz w:val="32"/>
              <w:szCs w:val="32"/>
            </w:rPr>
            <m:t xml:space="preserve">= </m:t>
          </m:r>
          <m:r>
            <m:rPr>
              <m:sty m:val="bi"/>
            </m:rPr>
            <w:rPr>
              <w:rFonts w:ascii="Cambria Math" w:hAnsi="Cambria Math" w:cs="Times New Roman"/>
              <w:sz w:val="32"/>
              <w:szCs w:val="32"/>
            </w:rPr>
            <m:t>42.97</m:t>
          </m:r>
        </m:oMath>
      </m:oMathPara>
    </w:p>
    <w:p w14:paraId="7659DFAA" w14:textId="77777777" w:rsidR="000108B3" w:rsidRPr="000108B3" w:rsidRDefault="000108B3" w:rsidP="00871B7F">
      <w:pPr>
        <w:pStyle w:val="ListParagraph"/>
        <w:spacing w:line="276" w:lineRule="auto"/>
        <w:ind w:left="0"/>
        <w:jc w:val="both"/>
        <w:rPr>
          <w:rFonts w:ascii="Times New Roman" w:eastAsiaTheme="minorEastAsia" w:hAnsi="Times New Roman" w:cs="Times New Roman"/>
          <w:b/>
          <w:sz w:val="32"/>
          <w:szCs w:val="32"/>
        </w:rPr>
      </w:pPr>
    </w:p>
    <w:p w14:paraId="26C71794" w14:textId="4A3E0F4A" w:rsidR="00EE3A1E" w:rsidRPr="00871B7F" w:rsidRDefault="00C2449F" w:rsidP="00871B7F">
      <w:pPr>
        <w:pStyle w:val="ListParagraph"/>
        <w:spacing w:line="276" w:lineRule="auto"/>
        <w:ind w:left="0"/>
        <w:jc w:val="both"/>
        <w:rPr>
          <w:rFonts w:ascii="Times New Roman" w:hAnsi="Times New Roman" w:cs="Times New Roman"/>
          <w:sz w:val="20"/>
          <w:szCs w:val="20"/>
        </w:rPr>
      </w:pPr>
      <w:r w:rsidRPr="00871B7F">
        <w:rPr>
          <w:rFonts w:ascii="Times New Roman" w:hAnsi="Times New Roman" w:cs="Times New Roman"/>
          <w:sz w:val="32"/>
          <w:szCs w:val="32"/>
        </w:rPr>
        <w:fldChar w:fldCharType="begin"/>
      </w:r>
      <w:r w:rsidRPr="00871B7F">
        <w:rPr>
          <w:rFonts w:ascii="Times New Roman" w:hAnsi="Times New Roman" w:cs="Times New Roman"/>
          <w:sz w:val="32"/>
          <w:szCs w:val="32"/>
        </w:rPr>
        <w:instrText xml:space="preserve"> INCLUDEPICTURE "https://www.theforage.com/blog/wp-content/uploads/2023/01/wacc-formula-1-1024x171.jpg" \* MERGEFORMATINET </w:instrText>
      </w:r>
      <w:r w:rsidRPr="00871B7F">
        <w:rPr>
          <w:rFonts w:ascii="Times New Roman" w:hAnsi="Times New Roman" w:cs="Times New Roman"/>
          <w:sz w:val="32"/>
          <w:szCs w:val="32"/>
        </w:rPr>
        <w:fldChar w:fldCharType="separate"/>
      </w:r>
      <w:r w:rsidRPr="00871B7F">
        <w:rPr>
          <w:rFonts w:ascii="Times New Roman" w:hAnsi="Times New Roman" w:cs="Times New Roman"/>
          <w:sz w:val="32"/>
          <w:szCs w:val="32"/>
        </w:rPr>
        <w:fldChar w:fldCharType="end"/>
      </w:r>
      <w:r w:rsidRPr="00871B7F">
        <w:rPr>
          <w:rFonts w:ascii="Times New Roman" w:hAnsi="Times New Roman" w:cs="Times New Roman"/>
          <w:sz w:val="32"/>
          <w:szCs w:val="32"/>
        </w:rPr>
        <w:fldChar w:fldCharType="begin"/>
      </w:r>
      <w:r w:rsidRPr="00871B7F">
        <w:rPr>
          <w:rFonts w:ascii="Times New Roman" w:hAnsi="Times New Roman" w:cs="Times New Roman"/>
          <w:sz w:val="32"/>
          <w:szCs w:val="32"/>
        </w:rPr>
        <w:instrText xml:space="preserve"> INCLUDEPICTURE "https://miro.medium.com/1*XceaYM-UyUtY-iPYjPeJhA.png" \* MERGEFORMATINET </w:instrText>
      </w:r>
      <w:r w:rsidRPr="00871B7F">
        <w:rPr>
          <w:rFonts w:ascii="Times New Roman" w:hAnsi="Times New Roman" w:cs="Times New Roman"/>
          <w:sz w:val="32"/>
          <w:szCs w:val="32"/>
        </w:rPr>
        <w:fldChar w:fldCharType="separate"/>
      </w:r>
      <w:r w:rsidRPr="00871B7F">
        <w:rPr>
          <w:rFonts w:ascii="Times New Roman" w:hAnsi="Times New Roman" w:cs="Times New Roman"/>
          <w:sz w:val="32"/>
          <w:szCs w:val="32"/>
        </w:rPr>
        <w:fldChar w:fldCharType="end"/>
      </w:r>
    </w:p>
    <w:p w14:paraId="51B37425" w14:textId="6992DC16" w:rsidR="00EE3A1E" w:rsidRPr="000108B3" w:rsidRDefault="00EE3A1E" w:rsidP="000108B3">
      <w:pPr>
        <w:pStyle w:val="ListParagraph"/>
        <w:numPr>
          <w:ilvl w:val="1"/>
          <w:numId w:val="8"/>
        </w:numPr>
        <w:spacing w:line="276" w:lineRule="auto"/>
        <w:jc w:val="both"/>
        <w:rPr>
          <w:rFonts w:ascii="Times New Roman" w:hAnsi="Times New Roman" w:cs="Times New Roman"/>
          <w:b/>
        </w:rPr>
      </w:pPr>
      <w:r w:rsidRPr="000108B3">
        <w:rPr>
          <w:rFonts w:ascii="Times New Roman" w:hAnsi="Times New Roman" w:cs="Times New Roman"/>
          <w:b/>
        </w:rPr>
        <w:t>EV/EBIT Multiple</w:t>
      </w:r>
    </w:p>
    <w:p w14:paraId="76A46C4E" w14:textId="77777777" w:rsidR="00EE3A1E" w:rsidRPr="00871B7F" w:rsidRDefault="00EE3A1E" w:rsidP="00871B7F">
      <w:pPr>
        <w:pStyle w:val="ListParagraph"/>
        <w:spacing w:line="276" w:lineRule="auto"/>
        <w:ind w:left="0"/>
        <w:jc w:val="both"/>
        <w:rPr>
          <w:rFonts w:ascii="Times New Roman" w:hAnsi="Times New Roman" w:cs="Times New Roman"/>
          <w:b/>
        </w:rPr>
      </w:pPr>
    </w:p>
    <w:p w14:paraId="37DB2C40" w14:textId="4FFBA41D" w:rsidR="00EE3A1E" w:rsidRPr="00871B7F" w:rsidRDefault="00EE3A1E" w:rsidP="00871B7F">
      <w:pPr>
        <w:pStyle w:val="ListParagraph"/>
        <w:spacing w:line="276" w:lineRule="auto"/>
        <w:ind w:left="0"/>
        <w:jc w:val="both"/>
        <w:rPr>
          <w:rFonts w:ascii="Times New Roman" w:hAnsi="Times New Roman" w:cs="Times New Roman"/>
        </w:rPr>
      </w:pPr>
      <w:r w:rsidRPr="00871B7F">
        <w:rPr>
          <w:rFonts w:ascii="Times New Roman" w:hAnsi="Times New Roman" w:cs="Times New Roman"/>
        </w:rPr>
        <w:t xml:space="preserve">The second multiple we are calculating is the Enterprise Value-to-EBIT multiple. We already calculated the EV as </w:t>
      </w:r>
      <w:r w:rsidRPr="00871B7F">
        <w:rPr>
          <w:rFonts w:ascii="Times New Roman" w:hAnsi="Times New Roman" w:cs="Times New Roman"/>
          <w:b/>
        </w:rPr>
        <w:t xml:space="preserve">$27,998.68. </w:t>
      </w:r>
      <w:r w:rsidRPr="00871B7F">
        <w:rPr>
          <w:rFonts w:ascii="Times New Roman" w:hAnsi="Times New Roman" w:cs="Times New Roman"/>
        </w:rPr>
        <w:t xml:space="preserve">The value for EBIT is given in the exhibits as </w:t>
      </w:r>
      <w:r w:rsidRPr="00871B7F">
        <w:rPr>
          <w:rFonts w:ascii="Times New Roman" w:hAnsi="Times New Roman" w:cs="Times New Roman"/>
          <w:b/>
        </w:rPr>
        <w:t xml:space="preserve">$963, </w:t>
      </w:r>
      <w:r w:rsidRPr="00871B7F">
        <w:rPr>
          <w:rFonts w:ascii="Times New Roman" w:hAnsi="Times New Roman" w:cs="Times New Roman"/>
        </w:rPr>
        <w:t>table for which has been attached below.</w:t>
      </w:r>
    </w:p>
    <w:p w14:paraId="32215089" w14:textId="77777777" w:rsidR="00EE3A1E" w:rsidRPr="00871B7F" w:rsidRDefault="00EE3A1E" w:rsidP="00871B7F">
      <w:pPr>
        <w:pStyle w:val="ListParagraph"/>
        <w:spacing w:line="276" w:lineRule="auto"/>
        <w:ind w:left="0"/>
        <w:jc w:val="both"/>
        <w:rPr>
          <w:rFonts w:ascii="Times New Roman" w:hAnsi="Times New Roman" w:cs="Times New Roman"/>
          <w:b/>
        </w:rPr>
      </w:pPr>
    </w:p>
    <w:p w14:paraId="0C054053" w14:textId="512D1291" w:rsidR="00EE3A1E" w:rsidRPr="00871B7F" w:rsidRDefault="00EE3A1E" w:rsidP="00871B7F">
      <w:pPr>
        <w:pStyle w:val="ListParagraph"/>
        <w:spacing w:line="276" w:lineRule="auto"/>
        <w:ind w:left="0"/>
        <w:jc w:val="both"/>
        <w:rPr>
          <w:rFonts w:ascii="Times New Roman" w:hAnsi="Times New Roman" w:cs="Times New Roman"/>
          <w:b/>
          <w:u w:val="single"/>
        </w:rPr>
      </w:pPr>
      <w:r w:rsidRPr="00871B7F">
        <w:rPr>
          <w:rFonts w:ascii="Times New Roman" w:hAnsi="Times New Roman" w:cs="Times New Roman"/>
          <w:b/>
          <w:u w:val="single"/>
        </w:rPr>
        <w:t>EV/EBIT Multiple Calculation:</w:t>
      </w:r>
    </w:p>
    <w:p w14:paraId="71F7C1FB" w14:textId="77777777" w:rsidR="00EE3A1E" w:rsidRPr="00871B7F" w:rsidRDefault="00EE3A1E" w:rsidP="00871B7F">
      <w:pPr>
        <w:pStyle w:val="ListParagraph"/>
        <w:spacing w:line="276" w:lineRule="auto"/>
        <w:ind w:left="0"/>
        <w:jc w:val="both"/>
        <w:rPr>
          <w:rFonts w:ascii="Times New Roman" w:hAnsi="Times New Roman" w:cs="Times New Roman"/>
          <w:b/>
          <w:u w:val="single"/>
        </w:rPr>
      </w:pPr>
    </w:p>
    <w:p w14:paraId="23ABC72C" w14:textId="64BCBDE7" w:rsidR="00CA1452" w:rsidRPr="00871B7F" w:rsidRDefault="00EE3A1E" w:rsidP="00871B7F">
      <w:pPr>
        <w:pStyle w:val="ListParagraph"/>
        <w:spacing w:line="276" w:lineRule="auto"/>
        <w:ind w:left="0"/>
        <w:jc w:val="both"/>
        <w:rPr>
          <w:rFonts w:ascii="Times New Roman" w:eastAsiaTheme="minorEastAsia" w:hAnsi="Times New Roman" w:cs="Times New Roman"/>
          <w:b/>
          <w:sz w:val="32"/>
          <w:szCs w:val="32"/>
        </w:rPr>
      </w:pPr>
      <m:oMathPara>
        <m:oMath>
          <m:r>
            <w:rPr>
              <w:rFonts w:ascii="Cambria Math" w:hAnsi="Cambria Math" w:cs="Times New Roman"/>
              <w:sz w:val="32"/>
              <w:szCs w:val="32"/>
            </w:rPr>
            <m:t xml:space="preserve">EV/EBIT Multiple = </m:t>
          </m:r>
          <m:f>
            <m:fPr>
              <m:ctrlPr>
                <w:rPr>
                  <w:rFonts w:ascii="Cambria Math" w:hAnsi="Cambria Math" w:cs="Times New Roman"/>
                  <w:i/>
                  <w:sz w:val="32"/>
                  <w:szCs w:val="32"/>
                </w:rPr>
              </m:ctrlPr>
            </m:fPr>
            <m:num>
              <m:r>
                <w:rPr>
                  <w:rFonts w:ascii="Cambria Math" w:hAnsi="Cambria Math" w:cs="Times New Roman"/>
                  <w:sz w:val="32"/>
                  <w:szCs w:val="32"/>
                </w:rPr>
                <m:t>$27,998.68</m:t>
              </m:r>
            </m:num>
            <m:den>
              <m:r>
                <w:rPr>
                  <w:rFonts w:ascii="Cambria Math" w:hAnsi="Cambria Math" w:cs="Times New Roman"/>
                  <w:sz w:val="32"/>
                  <w:szCs w:val="32"/>
                </w:rPr>
                <m:t>$963</m:t>
              </m:r>
            </m:den>
          </m:f>
          <m:r>
            <w:rPr>
              <w:rFonts w:ascii="Cambria Math" w:hAnsi="Cambria Math" w:cs="Times New Roman"/>
              <w:sz w:val="32"/>
              <w:szCs w:val="32"/>
            </w:rPr>
            <m:t xml:space="preserve"> = </m:t>
          </m:r>
          <m:r>
            <m:rPr>
              <m:sty m:val="bi"/>
            </m:rPr>
            <w:rPr>
              <w:rFonts w:ascii="Cambria Math" w:hAnsi="Cambria Math" w:cs="Times New Roman"/>
              <w:sz w:val="32"/>
              <w:szCs w:val="32"/>
            </w:rPr>
            <m:t>29.0</m:t>
          </m:r>
        </m:oMath>
      </m:oMathPara>
    </w:p>
    <w:p w14:paraId="1CED03C6" w14:textId="62A5BE81" w:rsidR="000108B3" w:rsidRPr="000108B3" w:rsidRDefault="00E74EA2" w:rsidP="000108B3">
      <w:pPr>
        <w:pStyle w:val="Heading1"/>
        <w:numPr>
          <w:ilvl w:val="0"/>
          <w:numId w:val="9"/>
        </w:numPr>
        <w:spacing w:line="276" w:lineRule="auto"/>
        <w:ind w:left="0"/>
        <w:jc w:val="both"/>
        <w:rPr>
          <w:rFonts w:ascii="Times New Roman" w:hAnsi="Times New Roman" w:cs="Times New Roman"/>
          <w:b/>
          <w:color w:val="000000" w:themeColor="text1"/>
          <w:sz w:val="28"/>
          <w:szCs w:val="28"/>
        </w:rPr>
      </w:pPr>
      <w:bookmarkStart w:id="8" w:name="_Toc213694138"/>
      <w:r w:rsidRPr="00036298">
        <w:rPr>
          <w:rFonts w:ascii="Times New Roman" w:hAnsi="Times New Roman" w:cs="Times New Roman"/>
          <w:b/>
          <w:color w:val="000000" w:themeColor="text1"/>
          <w:sz w:val="28"/>
          <w:szCs w:val="28"/>
        </w:rPr>
        <w:t>Valuation Analysis</w:t>
      </w:r>
      <w:bookmarkEnd w:id="8"/>
    </w:p>
    <w:p w14:paraId="39AC3BD4" w14:textId="77777777" w:rsidR="00E74EA2" w:rsidRPr="00DF6FE7" w:rsidRDefault="00E74EA2" w:rsidP="00DF6FE7">
      <w:pPr>
        <w:spacing w:line="276" w:lineRule="auto"/>
        <w:jc w:val="both"/>
        <w:rPr>
          <w:rFonts w:ascii="Times New Roman" w:eastAsia="Times New Roman" w:hAnsi="Times New Roman" w:cs="Times New Roman"/>
          <w:color w:val="000000" w:themeColor="text1"/>
        </w:rPr>
      </w:pPr>
      <w:r w:rsidRPr="00DF6FE7">
        <w:rPr>
          <w:rFonts w:ascii="Times New Roman" w:eastAsia="Times New Roman" w:hAnsi="Times New Roman" w:cs="Times New Roman"/>
          <w:color w:val="000000" w:themeColor="text1"/>
        </w:rPr>
        <w:t>After completing the Standalone DCF valuation for Wrigley, it was important for our team to conduct a sensitivity analysis. While valuating Wrigley (“the target”), key assumptions were made about the terminal growth rate, and we used a WACC calculation based on the information provided in the case study. As any analyst or banker may know, it is important to run a sensitivity analysis on the variables used in the valuation to gain a more complete understanding of the target’s value – given the variables used.</w:t>
      </w:r>
    </w:p>
    <w:p w14:paraId="1F8013ED" w14:textId="77777777" w:rsidR="00E74EA2" w:rsidRPr="00DF6FE7" w:rsidRDefault="00E74EA2" w:rsidP="00DF6FE7">
      <w:pPr>
        <w:spacing w:line="276" w:lineRule="auto"/>
        <w:jc w:val="both"/>
        <w:rPr>
          <w:rFonts w:ascii="Times New Roman" w:eastAsia="Times New Roman" w:hAnsi="Times New Roman" w:cs="Times New Roman"/>
          <w:color w:val="000000" w:themeColor="text1"/>
        </w:rPr>
      </w:pPr>
      <w:r w:rsidRPr="00DF6FE7">
        <w:rPr>
          <w:rFonts w:ascii="Times New Roman" w:eastAsia="Times New Roman" w:hAnsi="Times New Roman" w:cs="Times New Roman"/>
          <w:color w:val="000000" w:themeColor="text1"/>
        </w:rPr>
        <w:t xml:space="preserve">First, the standalone DCF valuation values the target at $98.49 per share. This is using the given terminal growth rate of 5.60% and the calculated WACC of 7.67%. As stated in the case, “For a mature industry, the global confectionery market had a relatively high annual growth rate of 5.60%.” </w:t>
      </w:r>
    </w:p>
    <w:p w14:paraId="7F4AC82B" w14:textId="3C5F00DA" w:rsidR="00E74EA2" w:rsidRDefault="00E74EA2" w:rsidP="00DF6FE7">
      <w:pPr>
        <w:spacing w:line="276" w:lineRule="auto"/>
        <w:jc w:val="both"/>
        <w:rPr>
          <w:rFonts w:ascii="Times New Roman" w:eastAsia="Times New Roman" w:hAnsi="Times New Roman" w:cs="Times New Roman"/>
          <w:color w:val="000000" w:themeColor="text1"/>
        </w:rPr>
      </w:pPr>
      <w:r w:rsidRPr="00DF6FE7">
        <w:rPr>
          <w:rFonts w:ascii="Times New Roman" w:eastAsia="Times New Roman" w:hAnsi="Times New Roman" w:cs="Times New Roman"/>
          <w:color w:val="000000" w:themeColor="text1"/>
        </w:rPr>
        <w:t xml:space="preserve">However, in order to create a well-rounded and accurate valuation proposition to Wrigley, our team decided to run a sensitivity analysis on the terminal growth rate and the WACC. Doing so would allow us to see the per share price of Wrigley given lower or higher values of the growth rate and WACC. As seen </w:t>
      </w:r>
      <w:r w:rsidR="00C46E28" w:rsidRPr="00DF6FE7">
        <w:rPr>
          <w:rFonts w:ascii="Times New Roman" w:eastAsia="Times New Roman" w:hAnsi="Times New Roman" w:cs="Times New Roman"/>
          <w:color w:val="000000" w:themeColor="text1"/>
        </w:rPr>
        <w:t>in Exhibit 6</w:t>
      </w:r>
      <w:r w:rsidRPr="00DF6FE7">
        <w:rPr>
          <w:rFonts w:ascii="Times New Roman" w:eastAsia="Times New Roman" w:hAnsi="Times New Roman" w:cs="Times New Roman"/>
          <w:color w:val="000000" w:themeColor="text1"/>
        </w:rPr>
        <w:t>, our team was able to find the share price of the target using a terminal growth rate range from 3% to 6% and a WACC range from 5.50% to 8%. This will prove useful in our final recommendation and potential offer to Wrigley as we will make informed decisions on how we see the future of Wrigley.</w:t>
      </w:r>
    </w:p>
    <w:p w14:paraId="75E336DA" w14:textId="77777777" w:rsidR="005C5859" w:rsidRPr="00DF6FE7" w:rsidRDefault="005C5859" w:rsidP="00DF6FE7">
      <w:pPr>
        <w:spacing w:line="276" w:lineRule="auto"/>
        <w:jc w:val="both"/>
        <w:rPr>
          <w:rFonts w:ascii="Times New Roman" w:eastAsia="Times New Roman" w:hAnsi="Times New Roman" w:cs="Times New Roman"/>
          <w:color w:val="000000" w:themeColor="text1"/>
        </w:rPr>
      </w:pPr>
    </w:p>
    <w:p w14:paraId="188A1844" w14:textId="32843EA5" w:rsidR="000A3377" w:rsidRPr="00E341A7" w:rsidRDefault="00CA1452" w:rsidP="00D830E0">
      <w:pPr>
        <w:pStyle w:val="ListParagraph"/>
        <w:numPr>
          <w:ilvl w:val="1"/>
          <w:numId w:val="9"/>
        </w:numPr>
        <w:spacing w:line="276" w:lineRule="auto"/>
        <w:jc w:val="both"/>
        <w:rPr>
          <w:rFonts w:ascii="Times New Roman" w:hAnsi="Times New Roman" w:cs="Times New Roman"/>
          <w:b/>
          <w:color w:val="000000" w:themeColor="text1"/>
          <w:u w:val="single"/>
        </w:rPr>
      </w:pPr>
      <w:r w:rsidRPr="00E341A7">
        <w:rPr>
          <w:rFonts w:ascii="Times New Roman" w:hAnsi="Times New Roman" w:cs="Times New Roman"/>
          <w:b/>
          <w:color w:val="000000" w:themeColor="text1"/>
          <w:u w:val="single"/>
        </w:rPr>
        <w:t xml:space="preserve">Synergy Valuation </w:t>
      </w:r>
    </w:p>
    <w:p w14:paraId="72EE1F24" w14:textId="77777777" w:rsidR="00E74EA2" w:rsidRPr="00DF6FE7" w:rsidRDefault="00E74EA2" w:rsidP="00DF6FE7">
      <w:pPr>
        <w:spacing w:line="276" w:lineRule="auto"/>
        <w:jc w:val="both"/>
        <w:rPr>
          <w:rFonts w:ascii="Times New Roman" w:eastAsia="Times New Roman" w:hAnsi="Times New Roman" w:cs="Times New Roman"/>
          <w:color w:val="000000" w:themeColor="text1"/>
        </w:rPr>
      </w:pPr>
      <w:r w:rsidRPr="00DF6FE7">
        <w:rPr>
          <w:rFonts w:ascii="Times New Roman" w:eastAsia="Times New Roman" w:hAnsi="Times New Roman" w:cs="Times New Roman"/>
          <w:color w:val="000000" w:themeColor="text1"/>
        </w:rPr>
        <w:t>The case of Mars and Wrigley becomes an interesting valuation when it comes to including the addition of synergies in the valuation. The anticipated benefits from the merger between the two successful companies were significant, with both Wrigley and Mars expecting to reap benefits that increased their value. However, the Mars family was adamant about not considering any synergy value or benefits to their production lines as a result of the merger. This merger was not just influenced by quantitative factors, but there were emotional factors and sentiment involved as well. With that in mind, this section of the Valuation Report looks at the factors affecting the valuation of Wrigley, which includes factors affecting Wrigley’s standalone value, synergy value from market expansion, and synergy value from internal savings.</w:t>
      </w:r>
    </w:p>
    <w:p w14:paraId="06C206D2" w14:textId="2114286D" w:rsidR="00E341A7" w:rsidRDefault="00E74EA2" w:rsidP="00036298">
      <w:pPr>
        <w:spacing w:line="276" w:lineRule="auto"/>
        <w:jc w:val="both"/>
        <w:rPr>
          <w:rFonts w:ascii="Times New Roman" w:eastAsia="Times New Roman" w:hAnsi="Times New Roman" w:cs="Times New Roman"/>
          <w:color w:val="000000" w:themeColor="text1"/>
        </w:rPr>
      </w:pPr>
      <w:r w:rsidRPr="00DF6FE7">
        <w:rPr>
          <w:rFonts w:ascii="Times New Roman" w:eastAsia="Times New Roman" w:hAnsi="Times New Roman" w:cs="Times New Roman"/>
          <w:color w:val="000000" w:themeColor="text1"/>
        </w:rPr>
        <w:t xml:space="preserve">Given in the case, there are four key synergy categories that we have included in the synergy analysis of Wrigley. First, there would be revenue synergies that would provide a 3-4% top-line boost in the EMEAI region and a 4-5% top-line boost in the Asia region. Next, there would be a 7-11% increase in SG&amp;A savings from the shared sales force and the potential closing of the Chicago headquarters. Not only that, but there would also be a 15% reduction in net working capital (“NWC”) and $50 million in after-tax savings from transferring Skittles and Starburst to Wrigley. To forecast these synergies, our team used the following assumptions: 4% top-line boost for EMEAI revenue, 5% top-line boost for Asia revenue, and 9% for SG&amp;A savings. The addition of these synergies increased FCF for each forecasted year, which will lead to a higher per-share valuation of Wrigley that will be seen in the next section of the report. See </w:t>
      </w:r>
      <w:r w:rsidR="64DA1C2B" w:rsidRPr="00DF6FE7">
        <w:rPr>
          <w:rFonts w:ascii="Times New Roman" w:eastAsia="Times New Roman" w:hAnsi="Times New Roman" w:cs="Times New Roman"/>
          <w:color w:val="000000" w:themeColor="text1"/>
        </w:rPr>
        <w:t>Exhibit 7</w:t>
      </w:r>
      <w:r w:rsidRPr="00DF6FE7">
        <w:rPr>
          <w:rFonts w:ascii="Times New Roman" w:eastAsia="Times New Roman" w:hAnsi="Times New Roman" w:cs="Times New Roman"/>
          <w:color w:val="000000" w:themeColor="text1"/>
        </w:rPr>
        <w:t xml:space="preserve"> for the adjustments made for the revenue synergies (in red) and second for the SG&amp;A, NWC and after-tax savings adjustments made (in red). </w:t>
      </w:r>
    </w:p>
    <w:p w14:paraId="5BFF4859" w14:textId="77777777" w:rsidR="00E341A7" w:rsidRPr="00036298" w:rsidRDefault="00E341A7" w:rsidP="00036298">
      <w:pPr>
        <w:spacing w:line="276" w:lineRule="auto"/>
        <w:jc w:val="both"/>
        <w:rPr>
          <w:rFonts w:ascii="Times New Roman" w:eastAsia="Times New Roman" w:hAnsi="Times New Roman" w:cs="Times New Roman"/>
          <w:color w:val="000000" w:themeColor="text1"/>
        </w:rPr>
      </w:pPr>
    </w:p>
    <w:p w14:paraId="4328D7D4" w14:textId="546E0CD0" w:rsidR="00E341A7" w:rsidRPr="00E341A7" w:rsidRDefault="00CA1452" w:rsidP="00E341A7">
      <w:pPr>
        <w:pStyle w:val="ListParagraph"/>
        <w:numPr>
          <w:ilvl w:val="1"/>
          <w:numId w:val="9"/>
        </w:numPr>
        <w:spacing w:line="276" w:lineRule="auto"/>
        <w:jc w:val="both"/>
        <w:rPr>
          <w:rFonts w:ascii="Times New Roman" w:hAnsi="Times New Roman" w:cs="Times New Roman"/>
          <w:b/>
          <w:color w:val="000000" w:themeColor="text1"/>
          <w:u w:val="single"/>
        </w:rPr>
      </w:pPr>
      <w:r w:rsidRPr="00E341A7">
        <w:rPr>
          <w:rFonts w:ascii="Times New Roman" w:hAnsi="Times New Roman" w:cs="Times New Roman"/>
          <w:b/>
          <w:color w:val="000000" w:themeColor="text1"/>
          <w:u w:val="single"/>
        </w:rPr>
        <w:t>Synergy Valuation DCF Analysis</w:t>
      </w:r>
    </w:p>
    <w:p w14:paraId="24B1C09E" w14:textId="4A550BBD" w:rsidR="00E74EA2" w:rsidRDefault="00E74EA2" w:rsidP="00871B7F">
      <w:pPr>
        <w:spacing w:line="276" w:lineRule="auto"/>
        <w:jc w:val="both"/>
        <w:rPr>
          <w:rFonts w:ascii="Times New Roman" w:eastAsia="Times New Roman" w:hAnsi="Times New Roman" w:cs="Times New Roman"/>
          <w:color w:val="000000" w:themeColor="text1"/>
        </w:rPr>
      </w:pPr>
      <w:r w:rsidRPr="00871B7F">
        <w:rPr>
          <w:rFonts w:ascii="Times New Roman" w:eastAsia="Times New Roman" w:hAnsi="Times New Roman" w:cs="Times New Roman"/>
          <w:color w:val="000000" w:themeColor="text1"/>
        </w:rPr>
        <w:t xml:space="preserve">As seen in the prior section, even though the Mars family did not want to consider any synergy value or benefits, our team believed it was important to value Wrigley with regard to the synergies mentioned in the case. Using the same assumptions and inputs as described for the Standalone DCF valuation, our team ran another DCF analysis using the new, forecasted free cash flows that include the synergies (see </w:t>
      </w:r>
      <w:r w:rsidR="0E6AC543" w:rsidRPr="00871B7F">
        <w:rPr>
          <w:rFonts w:ascii="Times New Roman" w:eastAsia="Times New Roman" w:hAnsi="Times New Roman" w:cs="Times New Roman"/>
          <w:color w:val="000000" w:themeColor="text1"/>
        </w:rPr>
        <w:t>Exhibit 8</w:t>
      </w:r>
      <w:r w:rsidRPr="00871B7F">
        <w:rPr>
          <w:rFonts w:ascii="Times New Roman" w:eastAsia="Times New Roman" w:hAnsi="Times New Roman" w:cs="Times New Roman"/>
          <w:color w:val="000000" w:themeColor="text1"/>
        </w:rPr>
        <w:t>). Evident in the valuation table below, we used the five forecasted free cash flows, calculated the terminal value for Year 6 and beyond, and then discounted them back to the present value using the same WACC of 7.67% that was used in the Standalone DCF valuation. After discounting those values, our analysis team arrived at an Enterprise Value of ~$41.97 billion. Then, adjusting for debt and cash, arrived at an Equity Value of ~$41.13 billion. Finally, dividing the Equity Value by the number of shares outstanding, we arrived at a per-share price value of $149.17 for Wrigley – including the anticipated synergies</w:t>
      </w:r>
      <w:r w:rsidR="4F5F3545" w:rsidRPr="00871B7F">
        <w:rPr>
          <w:rFonts w:ascii="Times New Roman" w:eastAsia="Times New Roman" w:hAnsi="Times New Roman" w:cs="Times New Roman"/>
          <w:color w:val="000000" w:themeColor="text1"/>
        </w:rPr>
        <w:t xml:space="preserve"> (see Exhibit 9)</w:t>
      </w:r>
      <w:r w:rsidRPr="00871B7F">
        <w:rPr>
          <w:rFonts w:ascii="Times New Roman" w:eastAsia="Times New Roman" w:hAnsi="Times New Roman" w:cs="Times New Roman"/>
          <w:color w:val="000000" w:themeColor="text1"/>
        </w:rPr>
        <w:t xml:space="preserve">. </w:t>
      </w:r>
    </w:p>
    <w:p w14:paraId="0F3D93F2" w14:textId="77777777" w:rsidR="00E341A7" w:rsidRPr="00871B7F" w:rsidRDefault="00E341A7" w:rsidP="00871B7F">
      <w:pPr>
        <w:spacing w:line="276" w:lineRule="auto"/>
        <w:jc w:val="both"/>
        <w:rPr>
          <w:rFonts w:ascii="Times New Roman" w:eastAsia="Times New Roman" w:hAnsi="Times New Roman" w:cs="Times New Roman"/>
          <w:color w:val="000000" w:themeColor="text1"/>
        </w:rPr>
      </w:pPr>
    </w:p>
    <w:p w14:paraId="523721D9" w14:textId="568C966A" w:rsidR="00E341A7" w:rsidRPr="00E341A7" w:rsidRDefault="00E74EA2" w:rsidP="00E341A7">
      <w:pPr>
        <w:pStyle w:val="ListParagraph"/>
        <w:numPr>
          <w:ilvl w:val="1"/>
          <w:numId w:val="9"/>
        </w:numPr>
        <w:spacing w:line="276" w:lineRule="auto"/>
        <w:jc w:val="both"/>
        <w:rPr>
          <w:rFonts w:ascii="Times New Roman" w:hAnsi="Times New Roman" w:cs="Times New Roman"/>
          <w:b/>
          <w:u w:val="single"/>
        </w:rPr>
      </w:pPr>
      <w:r w:rsidRPr="00E341A7">
        <w:rPr>
          <w:rFonts w:ascii="Times New Roman" w:hAnsi="Times New Roman" w:cs="Times New Roman"/>
          <w:b/>
          <w:u w:val="single"/>
        </w:rPr>
        <w:t>Synergy Valuation Sensitivity Analysis</w:t>
      </w:r>
    </w:p>
    <w:p w14:paraId="5C788B76" w14:textId="5B97C095" w:rsidR="00E341A7" w:rsidRDefault="00E74EA2" w:rsidP="00E341A7">
      <w:pPr>
        <w:spacing w:line="276" w:lineRule="auto"/>
        <w:jc w:val="both"/>
        <w:rPr>
          <w:rFonts w:ascii="Times New Roman" w:eastAsia="Times New Roman" w:hAnsi="Times New Roman" w:cs="Times New Roman"/>
          <w:color w:val="000000" w:themeColor="text1"/>
        </w:rPr>
      </w:pPr>
      <w:r w:rsidRPr="00871B7F">
        <w:rPr>
          <w:rFonts w:ascii="Times New Roman" w:eastAsia="Times New Roman" w:hAnsi="Times New Roman" w:cs="Times New Roman"/>
          <w:color w:val="000000" w:themeColor="text1"/>
        </w:rPr>
        <w:t>For all the same reasons listed in the “Standalone Valuation Sensitivity Analysis” section, our team performed a sensitivity analysis on the DCF valuation that included the anticipated synergies from the merger. Using the same range for terminal growth rate and the WACC, the sensitivity table below</w:t>
      </w:r>
      <w:r w:rsidRPr="00871B7F">
        <w:rPr>
          <w:rFonts w:ascii="Times New Roman" w:eastAsia="Aptos" w:hAnsi="Times New Roman" w:cs="Times New Roman"/>
          <w:color w:val="000000" w:themeColor="text1"/>
        </w:rPr>
        <w:t xml:space="preserve"> </w:t>
      </w:r>
      <w:r w:rsidRPr="00871B7F">
        <w:rPr>
          <w:rFonts w:ascii="Times New Roman" w:eastAsia="Times New Roman" w:hAnsi="Times New Roman" w:cs="Times New Roman"/>
          <w:color w:val="000000" w:themeColor="text1"/>
        </w:rPr>
        <w:t>highlights how the per-share price of Wrigley will change as the terminal growth rate and WACC assumptions increase or decrease. Just like the prior sensitivity analysis, this will prove useful in our final recommendation and potential offer to Wrigley as we will make informed decisions on how we see the future of Wrigley</w:t>
      </w:r>
      <w:r w:rsidR="5E4BB29D" w:rsidRPr="00871B7F">
        <w:rPr>
          <w:rFonts w:ascii="Times New Roman" w:eastAsia="Times New Roman" w:hAnsi="Times New Roman" w:cs="Times New Roman"/>
          <w:color w:val="000000" w:themeColor="text1"/>
        </w:rPr>
        <w:t xml:space="preserve"> (see Exhibit 10)</w:t>
      </w:r>
      <w:r w:rsidRPr="00871B7F">
        <w:rPr>
          <w:rFonts w:ascii="Times New Roman" w:eastAsia="Times New Roman" w:hAnsi="Times New Roman" w:cs="Times New Roman"/>
          <w:color w:val="000000" w:themeColor="text1"/>
        </w:rPr>
        <w:t>.</w:t>
      </w:r>
    </w:p>
    <w:p w14:paraId="759EB734" w14:textId="77777777" w:rsidR="00E341A7" w:rsidRDefault="00E341A7" w:rsidP="00E341A7">
      <w:pPr>
        <w:spacing w:line="276" w:lineRule="auto"/>
        <w:jc w:val="both"/>
        <w:rPr>
          <w:rFonts w:ascii="Times New Roman" w:eastAsia="Times New Roman" w:hAnsi="Times New Roman" w:cs="Times New Roman"/>
          <w:color w:val="000000" w:themeColor="text1"/>
        </w:rPr>
      </w:pPr>
    </w:p>
    <w:p w14:paraId="466FF29C" w14:textId="77777777" w:rsidR="00E341A7" w:rsidRPr="005C5859" w:rsidRDefault="00E74EA2" w:rsidP="00E341A7">
      <w:pPr>
        <w:pStyle w:val="Heading1"/>
        <w:numPr>
          <w:ilvl w:val="0"/>
          <w:numId w:val="9"/>
        </w:numPr>
        <w:rPr>
          <w:rFonts w:ascii="Times New Roman" w:hAnsi="Times New Roman" w:cs="Times New Roman"/>
          <w:b/>
          <w:bCs/>
          <w:color w:val="000000" w:themeColor="text1"/>
          <w:sz w:val="28"/>
          <w:szCs w:val="28"/>
        </w:rPr>
      </w:pPr>
      <w:bookmarkStart w:id="9" w:name="_Toc213694139"/>
      <w:r w:rsidRPr="005C5859">
        <w:rPr>
          <w:rFonts w:ascii="Times New Roman" w:hAnsi="Times New Roman" w:cs="Times New Roman"/>
          <w:b/>
          <w:bCs/>
          <w:color w:val="000000" w:themeColor="text1"/>
          <w:sz w:val="28"/>
          <w:szCs w:val="28"/>
        </w:rPr>
        <w:t>Conclusions and Final Recommendations</w:t>
      </w:r>
      <w:bookmarkEnd w:id="9"/>
    </w:p>
    <w:p w14:paraId="4FBB355E" w14:textId="77777777" w:rsidR="00E74EA2" w:rsidRPr="006263C7" w:rsidRDefault="00E74EA2" w:rsidP="007F6D2A">
      <w:pPr>
        <w:spacing w:line="276" w:lineRule="auto"/>
        <w:jc w:val="both"/>
        <w:rPr>
          <w:rFonts w:ascii="Times New Roman" w:eastAsia="Times New Roman" w:hAnsi="Times New Roman" w:cs="Times New Roman"/>
          <w:color w:val="000000" w:themeColor="text1"/>
        </w:rPr>
      </w:pPr>
      <w:r w:rsidRPr="006263C7">
        <w:rPr>
          <w:rFonts w:ascii="Times New Roman" w:eastAsia="Times New Roman" w:hAnsi="Times New Roman" w:cs="Times New Roman"/>
          <w:color w:val="000000" w:themeColor="text1"/>
        </w:rPr>
        <w:t xml:space="preserve">This carefully executed Valuation Report has covered the process of valuing and analyzing the potential merger between Mars and Wrigley. Mars, the buyer, is considering the purchase of Wrigley, the target. The above report has provided a high-level deal overview, an introduction and rationale for the merger that includes advantages and disadvantages and then jumps into an analysis of the standalone valuation of the target and a valuation including potential synergies. Any applicable tables, financials, and schedules can be found in the embedded exhibits. </w:t>
      </w:r>
    </w:p>
    <w:p w14:paraId="5BFB4A29" w14:textId="77777777" w:rsidR="00E74EA2" w:rsidRPr="006263C7" w:rsidRDefault="00E74EA2" w:rsidP="007F6D2A">
      <w:pPr>
        <w:spacing w:line="276" w:lineRule="auto"/>
        <w:jc w:val="both"/>
        <w:rPr>
          <w:rFonts w:ascii="Times New Roman" w:eastAsia="Times New Roman" w:hAnsi="Times New Roman" w:cs="Times New Roman"/>
          <w:color w:val="000000" w:themeColor="text1"/>
        </w:rPr>
      </w:pPr>
      <w:r w:rsidRPr="006263C7">
        <w:rPr>
          <w:rFonts w:ascii="Times New Roman" w:eastAsia="Times New Roman" w:hAnsi="Times New Roman" w:cs="Times New Roman"/>
          <w:color w:val="000000" w:themeColor="text1"/>
        </w:rPr>
        <w:t>Based on the standalone valuation and synergy valuation, our analysis team has come to the following recommendation for what per-share price range Mars will be offering to the Wrigley management team:</w:t>
      </w:r>
    </w:p>
    <w:p w14:paraId="52590021" w14:textId="77777777" w:rsidR="00E74EA2" w:rsidRPr="00E341A7" w:rsidRDefault="00E74EA2" w:rsidP="00036298">
      <w:pPr>
        <w:spacing w:line="276" w:lineRule="auto"/>
        <w:jc w:val="center"/>
        <w:rPr>
          <w:rFonts w:ascii="Times New Roman" w:eastAsia="Times New Roman" w:hAnsi="Times New Roman" w:cs="Times New Roman"/>
          <w:b/>
          <w:color w:val="000000" w:themeColor="text1"/>
        </w:rPr>
      </w:pPr>
      <w:r w:rsidRPr="00E341A7">
        <w:rPr>
          <w:rFonts w:ascii="Times New Roman" w:eastAsia="Times New Roman" w:hAnsi="Times New Roman" w:cs="Times New Roman"/>
          <w:b/>
          <w:color w:val="000000" w:themeColor="text1"/>
        </w:rPr>
        <w:t>Price Range: $77 - $98 per-share</w:t>
      </w:r>
    </w:p>
    <w:p w14:paraId="3B66C7C8" w14:textId="77777777" w:rsidR="00E74EA2" w:rsidRPr="006263C7" w:rsidRDefault="00E74EA2" w:rsidP="007F6D2A">
      <w:pPr>
        <w:spacing w:line="276" w:lineRule="auto"/>
        <w:jc w:val="both"/>
        <w:rPr>
          <w:rFonts w:ascii="Times New Roman" w:eastAsia="Times New Roman" w:hAnsi="Times New Roman" w:cs="Times New Roman"/>
          <w:color w:val="000000" w:themeColor="text1"/>
        </w:rPr>
      </w:pPr>
      <w:r w:rsidRPr="006263C7">
        <w:rPr>
          <w:rFonts w:ascii="Times New Roman" w:eastAsia="Times New Roman" w:hAnsi="Times New Roman" w:cs="Times New Roman"/>
          <w:color w:val="000000" w:themeColor="text1"/>
        </w:rPr>
        <w:t xml:space="preserve">From this range, the team’s opening, or low, bid is $77 per share, which represents a 22.5% premium to the current share price of $62.84. The fair, or base, price is $85 per share, representing a 35.3% premium, and the walkaway price is $98 per share which would represent a 55.9% premium. A combination of factors came into determining this price range. </w:t>
      </w:r>
    </w:p>
    <w:p w14:paraId="6012DB74" w14:textId="35EA38FE" w:rsidR="002A37AF" w:rsidRDefault="00E74EA2" w:rsidP="00E341A7">
      <w:pPr>
        <w:spacing w:line="276" w:lineRule="auto"/>
        <w:jc w:val="both"/>
        <w:rPr>
          <w:rFonts w:ascii="Times New Roman" w:eastAsia="Times New Roman" w:hAnsi="Times New Roman" w:cs="Times New Roman"/>
          <w:color w:val="000000" w:themeColor="text1"/>
        </w:rPr>
      </w:pPr>
      <w:r w:rsidRPr="006263C7">
        <w:rPr>
          <w:rFonts w:ascii="Times New Roman" w:eastAsia="Times New Roman" w:hAnsi="Times New Roman" w:cs="Times New Roman"/>
          <w:color w:val="000000" w:themeColor="text1"/>
        </w:rPr>
        <w:t>The case made it clear that the Mars family was adamant about not considering any synergy value or benefits to their product lines as a result of the merger. From a valuation perspective, our analysis team had to consider all the factors described throughout this report. Based on our team’s analysis, we believe the recommended price range is fair and justified as we have conducted sensitivity analyses and adjusted the offer range accordingly. A key input to our team discussion and recommendation was the assumption of the terminal growth rate. In 2007, the global confectionery market had a high annual growth rate of 5.60% - which was used for the valuations in this report. However, as the case mentions, the industry’s forecasted growth was expected to “significantly decrease” due to market satiation and a trend towards healthy lifestyles. With that in mind, along with the information detailed in this report, our team came to our final recommendation highlighted in the prior paragraph.</w:t>
      </w:r>
    </w:p>
    <w:p w14:paraId="0DEB659F" w14:textId="77777777" w:rsidR="005C5859" w:rsidRPr="00E341A7" w:rsidRDefault="005C5859" w:rsidP="00E341A7">
      <w:pPr>
        <w:spacing w:line="276" w:lineRule="auto"/>
        <w:jc w:val="both"/>
        <w:rPr>
          <w:rFonts w:ascii="Times New Roman" w:eastAsia="Times New Roman" w:hAnsi="Times New Roman" w:cs="Times New Roman"/>
          <w:color w:val="000000" w:themeColor="text1"/>
        </w:rPr>
      </w:pPr>
    </w:p>
    <w:p w14:paraId="0226E990" w14:textId="778E8C36" w:rsidR="00EF48D2" w:rsidRPr="005C5859" w:rsidRDefault="00EF48D2" w:rsidP="000B73B3">
      <w:pPr>
        <w:pStyle w:val="Heading1"/>
        <w:numPr>
          <w:ilvl w:val="0"/>
          <w:numId w:val="9"/>
        </w:numPr>
        <w:ind w:left="0"/>
        <w:rPr>
          <w:rFonts w:ascii="Times New Roman" w:hAnsi="Times New Roman" w:cs="Times New Roman"/>
          <w:b/>
          <w:bCs/>
          <w:color w:val="000000" w:themeColor="text1"/>
          <w:sz w:val="28"/>
          <w:szCs w:val="28"/>
        </w:rPr>
      </w:pPr>
      <w:bookmarkStart w:id="10" w:name="_Toc213694140"/>
      <w:r w:rsidRPr="005C5859">
        <w:rPr>
          <w:rFonts w:ascii="Times New Roman" w:hAnsi="Times New Roman" w:cs="Times New Roman"/>
          <w:b/>
          <w:bCs/>
          <w:color w:val="000000" w:themeColor="text1"/>
          <w:sz w:val="28"/>
          <w:szCs w:val="28"/>
        </w:rPr>
        <w:t>A</w:t>
      </w:r>
      <w:r w:rsidR="00036298" w:rsidRPr="005C5859">
        <w:rPr>
          <w:rFonts w:ascii="Times New Roman" w:hAnsi="Times New Roman" w:cs="Times New Roman"/>
          <w:b/>
          <w:bCs/>
          <w:color w:val="000000" w:themeColor="text1"/>
          <w:sz w:val="28"/>
          <w:szCs w:val="28"/>
        </w:rPr>
        <w:t>ppendix</w:t>
      </w:r>
      <w:bookmarkEnd w:id="10"/>
    </w:p>
    <w:p w14:paraId="3BD11BB9" w14:textId="6021577B" w:rsidR="00511C0C" w:rsidRDefault="00402DEE" w:rsidP="00511C0C">
      <w:pPr>
        <w:pStyle w:val="ListParagraph"/>
        <w:numPr>
          <w:ilvl w:val="1"/>
          <w:numId w:val="9"/>
        </w:numPr>
        <w:spacing w:line="240" w:lineRule="auto"/>
        <w:rPr>
          <w:rFonts w:ascii="Times New Roman" w:hAnsi="Times New Roman" w:cs="Times New Roman"/>
          <w:b/>
          <w:bCs/>
        </w:rPr>
      </w:pPr>
      <w:r w:rsidRPr="00402DEE">
        <w:rPr>
          <w:rFonts w:ascii="Times New Roman" w:hAnsi="Times New Roman" w:cs="Times New Roman"/>
          <w:b/>
          <w:bCs/>
        </w:rPr>
        <w:t xml:space="preserve">Exhibit 1 </w:t>
      </w:r>
    </w:p>
    <w:p w14:paraId="18BB6EC8" w14:textId="0A6EC104" w:rsidR="00EE3A1E" w:rsidRPr="00BE4DE9" w:rsidRDefault="00BD3EE9" w:rsidP="00BE4DE9">
      <w:pPr>
        <w:pStyle w:val="ListParagraph"/>
        <w:spacing w:line="240" w:lineRule="auto"/>
        <w:ind w:left="0"/>
        <w:jc w:val="center"/>
        <w:rPr>
          <w:rFonts w:ascii="Times New Roman" w:hAnsi="Times New Roman" w:cs="Times New Roman"/>
          <w:b/>
        </w:rPr>
      </w:pPr>
      <w:r w:rsidRPr="00BE4DE9">
        <w:rPr>
          <w:rFonts w:ascii="Times New Roman" w:hAnsi="Times New Roman" w:cs="Times New Roman"/>
          <w:b/>
        </w:rPr>
        <mc:AlternateContent>
          <mc:Choice Requires="wps">
            <w:drawing>
              <wp:anchor distT="0" distB="0" distL="114300" distR="114300" simplePos="0" relativeHeight="251658253" behindDoc="0" locked="0" layoutInCell="1" allowOverlap="1" wp14:anchorId="68C4F07D" wp14:editId="490E8DAF">
                <wp:simplePos x="0" y="0"/>
                <wp:positionH relativeFrom="column">
                  <wp:posOffset>1760561</wp:posOffset>
                </wp:positionH>
                <wp:positionV relativeFrom="paragraph">
                  <wp:posOffset>16273</wp:posOffset>
                </wp:positionV>
                <wp:extent cx="2719857" cy="368490"/>
                <wp:effectExtent l="0" t="0" r="0" b="0"/>
                <wp:wrapNone/>
                <wp:docPr id="1460330867" name="Text Box 4"/>
                <wp:cNvGraphicFramePr/>
                <a:graphic xmlns:a="http://schemas.openxmlformats.org/drawingml/2006/main">
                  <a:graphicData uri="http://schemas.microsoft.com/office/word/2010/wordprocessingShape">
                    <wps:wsp>
                      <wps:cNvSpPr txBox="1"/>
                      <wps:spPr>
                        <a:xfrm>
                          <a:off x="0" y="0"/>
                          <a:ext cx="2719857" cy="368490"/>
                        </a:xfrm>
                        <a:prstGeom prst="rect">
                          <a:avLst/>
                        </a:prstGeom>
                        <a:solidFill>
                          <a:schemeClr val="lt1"/>
                        </a:solidFill>
                        <a:ln w="6350">
                          <a:noFill/>
                        </a:ln>
                      </wps:spPr>
                      <wps:txbx>
                        <w:txbxContent>
                          <w:p w14:paraId="70A72B51" w14:textId="77777777" w:rsidR="00BD3EE9" w:rsidRPr="00BD3EE9" w:rsidRDefault="00BD3EE9" w:rsidP="00BE4DE9">
                            <w:pP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C4F07D" id="_x0000_t202" coordsize="21600,21600" o:spt="202" path="m,l,21600r21600,l21600,xe">
                <v:stroke joinstyle="miter"/>
                <v:path gradientshapeok="t" o:connecttype="rect"/>
              </v:shapetype>
              <v:shape id="Text Box 4" o:spid="_x0000_s1026" type="#_x0000_t202" style="position:absolute;left:0;text-align:left;margin-left:138.65pt;margin-top:1.3pt;width:214.15pt;height:29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" fillcolor="white [3201]" stroked="f" strokeweight=".5pt">
                <v:textbox>
                  <w:txbxContent>
                    <w:p w14:paraId="70A72B51" w14:textId="77777777" w:rsidR="00BD3EE9" w:rsidRPr="00BD3EE9" w:rsidRDefault="00BD3EE9" w:rsidP="00BE4DE9">
                      <w:pPr>
                        <w:rPr>
                          <w:b/>
                          <w:bCs/>
                          <w:sz w:val="32"/>
                          <w:szCs w:val="32"/>
                        </w:rPr>
                      </w:pPr>
                    </w:p>
                  </w:txbxContent>
                </v:textbox>
              </v:shape>
            </w:pict>
          </mc:Fallback>
        </mc:AlternateContent>
      </w:r>
      <w:r w:rsidR="00BE4DE9" w:rsidRPr="00BE4DE9">
        <w:rPr>
          <w:rFonts w:ascii="Times New Roman" w:hAnsi="Times New Roman" w:cs="Times New Roman"/>
          <w:b/>
          <w:bCs/>
        </w:rPr>
        <w:t>Exhibit 1:</w:t>
      </w:r>
    </w:p>
    <w:p w14:paraId="15A7ED7C" w14:textId="4489597A" w:rsidR="00106ED8" w:rsidRDefault="00036298">
      <w:pPr>
        <w:pStyle w:val="ListParagraph"/>
        <w:spacing w:line="240" w:lineRule="auto"/>
        <w:ind w:left="0"/>
        <w:rPr>
          <w:rFonts w:ascii="Times New Roman" w:hAnsi="Times New Roman" w:cs="Times New Roman"/>
          <w:sz w:val="32"/>
          <w:szCs w:val="32"/>
        </w:rPr>
      </w:pPr>
      <w:r w:rsidRPr="00036298">
        <w:rPr>
          <w:rFonts w:ascii="Times New Roman" w:hAnsi="Times New Roman" w:cs="Times New Roman"/>
          <w:color w:val="000000" w:themeColor="text1"/>
        </w:rPr>
        <mc:AlternateContent>
          <mc:Choice Requires="wpg">
            <w:drawing>
              <wp:anchor distT="0" distB="0" distL="114300" distR="114300" simplePos="0" relativeHeight="251658241" behindDoc="0" locked="0" layoutInCell="1" allowOverlap="1" wp14:anchorId="466FB802" wp14:editId="12351482">
                <wp:simplePos x="0" y="0"/>
                <wp:positionH relativeFrom="column">
                  <wp:posOffset>-525537</wp:posOffset>
                </wp:positionH>
                <wp:positionV relativeFrom="paragraph">
                  <wp:posOffset>258131</wp:posOffset>
                </wp:positionV>
                <wp:extent cx="6894195" cy="2103120"/>
                <wp:effectExtent l="0" t="0" r="1905" b="5080"/>
                <wp:wrapNone/>
                <wp:docPr id="2026668889" name="Group 3"/>
                <wp:cNvGraphicFramePr/>
                <a:graphic xmlns:a="http://schemas.openxmlformats.org/drawingml/2006/main">
                  <a:graphicData uri="http://schemas.microsoft.com/office/word/2010/wordprocessingGroup">
                    <wpg:wgp>
                      <wpg:cNvGrpSpPr/>
                      <wpg:grpSpPr>
                        <a:xfrm>
                          <a:off x="0" y="0"/>
                          <a:ext cx="6894195" cy="2103120"/>
                          <a:chOff x="0" y="0"/>
                          <a:chExt cx="6894195" cy="2103120"/>
                        </a:xfrm>
                      </wpg:grpSpPr>
                      <pic:pic xmlns:pic="http://schemas.openxmlformats.org/drawingml/2006/picture">
                        <pic:nvPicPr>
                          <pic:cNvPr id="637144422" name="Picture 4" descr="A close-up of a company list&#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91440"/>
                            <a:ext cx="3338195" cy="1433830"/>
                          </a:xfrm>
                          <a:prstGeom prst="rect">
                            <a:avLst/>
                          </a:prstGeom>
                        </pic:spPr>
                      </pic:pic>
                      <pic:pic xmlns:pic="http://schemas.openxmlformats.org/drawingml/2006/picture">
                        <pic:nvPicPr>
                          <pic:cNvPr id="355167227" name="Picture 5" descr="A screenshot of a graph&#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3337560" y="0"/>
                            <a:ext cx="3556635" cy="2103120"/>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5FB183F4" id="Group 3" o:spid="_x0000_s1026" style="position:absolute;margin-left:-41.4pt;margin-top:20.35pt;width:542.85pt;height:165.6pt;z-index:251658241;mso-width-relative:margin;mso-height-relative:margin" coordsize="68941,21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close-up of a company list&#10;&#10;AI-generated content may be incorrect." style="position:absolute;top:914;width:33381;height:14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">
                  <v:imagedata r:id="rId15" o:title="A close-up of a company list&#10;&#10;AI-generated content may be incorrect"/>
                </v:shape>
                <v:shape id="Picture 5" o:spid="_x0000_s1028" type="#_x0000_t75" alt="A screenshot of a graph&#10;&#10;AI-generated content may be incorrect." style="position:absolute;left:33375;width:35566;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">
                  <v:imagedata r:id="rId16" o:title="A screenshot of a graph&#10;&#10;AI-generated content may be incorrect"/>
                </v:shape>
              </v:group>
            </w:pict>
          </mc:Fallback>
        </mc:AlternateContent>
      </w:r>
    </w:p>
    <w:p w14:paraId="577DEA85" w14:textId="77777777" w:rsidR="00106ED8" w:rsidRDefault="00106ED8">
      <w:pPr>
        <w:pStyle w:val="ListParagraph"/>
        <w:spacing w:line="240" w:lineRule="auto"/>
        <w:ind w:left="0"/>
        <w:rPr>
          <w:rFonts w:ascii="Times New Roman" w:hAnsi="Times New Roman" w:cs="Times New Roman"/>
          <w:sz w:val="32"/>
          <w:szCs w:val="32"/>
        </w:rPr>
      </w:pPr>
    </w:p>
    <w:p w14:paraId="42E60EDC" w14:textId="77777777" w:rsidR="00106ED8" w:rsidRDefault="00106ED8">
      <w:pPr>
        <w:pStyle w:val="ListParagraph"/>
        <w:spacing w:line="240" w:lineRule="auto"/>
        <w:ind w:left="0"/>
        <w:rPr>
          <w:rFonts w:ascii="Times New Roman" w:hAnsi="Times New Roman" w:cs="Times New Roman"/>
          <w:sz w:val="32"/>
          <w:szCs w:val="32"/>
        </w:rPr>
      </w:pPr>
    </w:p>
    <w:p w14:paraId="3DBFF745" w14:textId="77777777" w:rsidR="00106ED8" w:rsidRDefault="00106ED8">
      <w:pPr>
        <w:pStyle w:val="ListParagraph"/>
        <w:spacing w:line="240" w:lineRule="auto"/>
        <w:ind w:left="0"/>
        <w:rPr>
          <w:rFonts w:ascii="Times New Roman" w:hAnsi="Times New Roman" w:cs="Times New Roman"/>
          <w:sz w:val="32"/>
          <w:szCs w:val="32"/>
        </w:rPr>
      </w:pPr>
    </w:p>
    <w:p w14:paraId="61431B4A" w14:textId="77777777" w:rsidR="00106ED8" w:rsidRDefault="00106ED8">
      <w:pPr>
        <w:pStyle w:val="ListParagraph"/>
        <w:spacing w:line="240" w:lineRule="auto"/>
        <w:ind w:left="0"/>
        <w:rPr>
          <w:rFonts w:ascii="Times New Roman" w:hAnsi="Times New Roman" w:cs="Times New Roman"/>
          <w:sz w:val="32"/>
          <w:szCs w:val="32"/>
        </w:rPr>
      </w:pPr>
    </w:p>
    <w:p w14:paraId="0F8CBD33" w14:textId="77777777" w:rsidR="00106ED8" w:rsidRDefault="00106ED8">
      <w:pPr>
        <w:pStyle w:val="ListParagraph"/>
        <w:spacing w:line="240" w:lineRule="auto"/>
        <w:ind w:left="0"/>
        <w:rPr>
          <w:rFonts w:ascii="Times New Roman" w:hAnsi="Times New Roman" w:cs="Times New Roman"/>
          <w:sz w:val="32"/>
          <w:szCs w:val="32"/>
        </w:rPr>
      </w:pPr>
    </w:p>
    <w:p w14:paraId="174AEC60" w14:textId="77777777" w:rsidR="00106ED8" w:rsidRDefault="00106ED8">
      <w:pPr>
        <w:pStyle w:val="ListParagraph"/>
        <w:spacing w:line="240" w:lineRule="auto"/>
        <w:ind w:left="0"/>
        <w:rPr>
          <w:rFonts w:ascii="Times New Roman" w:hAnsi="Times New Roman" w:cs="Times New Roman"/>
          <w:sz w:val="32"/>
          <w:szCs w:val="32"/>
        </w:rPr>
      </w:pPr>
    </w:p>
    <w:p w14:paraId="26110635" w14:textId="77777777" w:rsidR="00106ED8" w:rsidRDefault="00106ED8">
      <w:pPr>
        <w:pStyle w:val="ListParagraph"/>
        <w:spacing w:line="240" w:lineRule="auto"/>
        <w:ind w:left="0"/>
        <w:rPr>
          <w:rFonts w:ascii="Times New Roman" w:hAnsi="Times New Roman" w:cs="Times New Roman"/>
          <w:sz w:val="32"/>
          <w:szCs w:val="32"/>
        </w:rPr>
      </w:pPr>
    </w:p>
    <w:p w14:paraId="48223BC4" w14:textId="77777777" w:rsidR="00106ED8" w:rsidRDefault="00106ED8">
      <w:pPr>
        <w:pStyle w:val="ListParagraph"/>
        <w:spacing w:line="240" w:lineRule="auto"/>
        <w:ind w:left="0"/>
        <w:rPr>
          <w:rFonts w:ascii="Times New Roman" w:hAnsi="Times New Roman" w:cs="Times New Roman"/>
          <w:sz w:val="32"/>
          <w:szCs w:val="32"/>
        </w:rPr>
      </w:pPr>
    </w:p>
    <w:p w14:paraId="2CF9AC45" w14:textId="77777777" w:rsidR="00106ED8" w:rsidRDefault="00106ED8">
      <w:pPr>
        <w:pStyle w:val="ListParagraph"/>
        <w:spacing w:line="240" w:lineRule="auto"/>
        <w:ind w:left="0"/>
        <w:rPr>
          <w:rFonts w:ascii="Times New Roman" w:hAnsi="Times New Roman" w:cs="Times New Roman"/>
          <w:sz w:val="32"/>
          <w:szCs w:val="32"/>
        </w:rPr>
      </w:pPr>
    </w:p>
    <w:p w14:paraId="5B081A3B" w14:textId="77777777" w:rsidR="00106ED8" w:rsidRDefault="00106ED8">
      <w:pPr>
        <w:pStyle w:val="ListParagraph"/>
        <w:spacing w:line="240" w:lineRule="auto"/>
        <w:ind w:left="0"/>
        <w:rPr>
          <w:rFonts w:ascii="Times New Roman" w:hAnsi="Times New Roman" w:cs="Times New Roman"/>
          <w:sz w:val="32"/>
          <w:szCs w:val="32"/>
        </w:rPr>
      </w:pPr>
    </w:p>
    <w:p w14:paraId="0403DA9F" w14:textId="77777777" w:rsidR="00106ED8" w:rsidRDefault="00106ED8">
      <w:pPr>
        <w:pStyle w:val="ListParagraph"/>
        <w:spacing w:line="240" w:lineRule="auto"/>
        <w:ind w:left="0"/>
        <w:rPr>
          <w:rFonts w:ascii="Times New Roman" w:hAnsi="Times New Roman" w:cs="Times New Roman"/>
          <w:sz w:val="32"/>
          <w:szCs w:val="32"/>
        </w:rPr>
      </w:pPr>
    </w:p>
    <w:p w14:paraId="2248C7B0" w14:textId="4FE920F5" w:rsidR="00106ED8" w:rsidRDefault="00412E5F" w:rsidP="00511C0C">
      <w:pPr>
        <w:pStyle w:val="ListParagraph"/>
        <w:numPr>
          <w:ilvl w:val="1"/>
          <w:numId w:val="9"/>
        </w:numPr>
        <w:spacing w:line="240" w:lineRule="auto"/>
        <w:rPr>
          <w:rFonts w:ascii="Times New Roman" w:hAnsi="Times New Roman" w:cs="Times New Roman"/>
          <w:b/>
          <w:bCs/>
        </w:rPr>
      </w:pPr>
      <w:r w:rsidRPr="00402DEE">
        <w:rPr>
          <w:rFonts w:ascii="Times New Roman" w:hAnsi="Times New Roman" w:cs="Times New Roman"/>
          <w:b/>
          <w:bCs/>
        </w:rPr>
        <w:t xml:space="preserve">Exhibit </w:t>
      </w:r>
      <w:r>
        <w:rPr>
          <w:rFonts w:ascii="Times New Roman" w:hAnsi="Times New Roman" w:cs="Times New Roman"/>
          <w:b/>
          <w:bCs/>
        </w:rPr>
        <w:t>2</w:t>
      </w:r>
      <w:r w:rsidRPr="00402DEE">
        <w:rPr>
          <w:rFonts w:ascii="Times New Roman" w:hAnsi="Times New Roman" w:cs="Times New Roman"/>
          <w:b/>
          <w:bCs/>
        </w:rPr>
        <w:t xml:space="preserve"> :</w:t>
      </w:r>
    </w:p>
    <w:p w14:paraId="684ECAB7" w14:textId="4BF789FF" w:rsidR="00106ED8" w:rsidRDefault="00412E5F">
      <w:pPr>
        <w:pStyle w:val="ListParagraph"/>
        <w:spacing w:line="240" w:lineRule="auto"/>
        <w:ind w:left="0"/>
        <w:rPr>
          <w:rFonts w:ascii="Times New Roman" w:hAnsi="Times New Roman" w:cs="Times New Roman"/>
          <w:sz w:val="32"/>
          <w:szCs w:val="32"/>
        </w:rPr>
      </w:pPr>
      <w:r w:rsidRPr="00036298">
        <w:rPr>
          <w:rFonts w:ascii="Times New Roman" w:hAnsi="Times New Roman" w:cs="Times New Roman"/>
          <w:color w:val="000000" w:themeColor="text1"/>
        </w:rPr>
        <w:drawing>
          <wp:anchor distT="0" distB="0" distL="114300" distR="114300" simplePos="0" relativeHeight="251658242" behindDoc="0" locked="0" layoutInCell="1" allowOverlap="1" wp14:anchorId="2CAB649C" wp14:editId="07AF40EB">
            <wp:simplePos x="0" y="0"/>
            <wp:positionH relativeFrom="page">
              <wp:posOffset>2237740</wp:posOffset>
            </wp:positionH>
            <wp:positionV relativeFrom="paragraph">
              <wp:posOffset>208208</wp:posOffset>
            </wp:positionV>
            <wp:extent cx="3156585" cy="1365885"/>
            <wp:effectExtent l="0" t="0" r="5715" b="5715"/>
            <wp:wrapNone/>
            <wp:docPr id="1525473689" name="Picture 6" descr="A close-up of a company's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3689" name="Picture 6" descr="A close-up of a company's pri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6585" cy="1365885"/>
                    </a:xfrm>
                    <a:prstGeom prst="rect">
                      <a:avLst/>
                    </a:prstGeom>
                  </pic:spPr>
                </pic:pic>
              </a:graphicData>
            </a:graphic>
            <wp14:sizeRelH relativeFrom="margin">
              <wp14:pctWidth>0</wp14:pctWidth>
            </wp14:sizeRelH>
            <wp14:sizeRelV relativeFrom="margin">
              <wp14:pctHeight>0</wp14:pctHeight>
            </wp14:sizeRelV>
          </wp:anchor>
        </w:drawing>
      </w:r>
    </w:p>
    <w:p w14:paraId="3D5BDE16" w14:textId="77777777" w:rsidR="00106ED8" w:rsidRDefault="00106ED8">
      <w:pPr>
        <w:pStyle w:val="ListParagraph"/>
        <w:spacing w:line="240" w:lineRule="auto"/>
        <w:ind w:left="0"/>
        <w:rPr>
          <w:rFonts w:ascii="Times New Roman" w:hAnsi="Times New Roman" w:cs="Times New Roman"/>
          <w:sz w:val="32"/>
          <w:szCs w:val="32"/>
        </w:rPr>
      </w:pPr>
    </w:p>
    <w:p w14:paraId="773C1FCC" w14:textId="77777777" w:rsidR="00106ED8" w:rsidRDefault="00106ED8">
      <w:pPr>
        <w:pStyle w:val="ListParagraph"/>
        <w:spacing w:line="240" w:lineRule="auto"/>
        <w:ind w:left="0"/>
        <w:rPr>
          <w:rFonts w:ascii="Times New Roman" w:hAnsi="Times New Roman" w:cs="Times New Roman"/>
          <w:sz w:val="32"/>
          <w:szCs w:val="32"/>
        </w:rPr>
      </w:pPr>
    </w:p>
    <w:p w14:paraId="144888E2" w14:textId="77777777" w:rsidR="00106ED8" w:rsidRDefault="00106ED8">
      <w:pPr>
        <w:pStyle w:val="ListParagraph"/>
        <w:spacing w:line="240" w:lineRule="auto"/>
        <w:ind w:left="0"/>
        <w:rPr>
          <w:rFonts w:ascii="Times New Roman" w:hAnsi="Times New Roman" w:cs="Times New Roman"/>
          <w:sz w:val="32"/>
          <w:szCs w:val="32"/>
        </w:rPr>
      </w:pPr>
    </w:p>
    <w:p w14:paraId="57A080E8" w14:textId="77777777" w:rsidR="00106ED8" w:rsidRDefault="00106ED8">
      <w:pPr>
        <w:pStyle w:val="ListParagraph"/>
        <w:spacing w:line="240" w:lineRule="auto"/>
        <w:ind w:left="0"/>
        <w:rPr>
          <w:rFonts w:ascii="Times New Roman" w:hAnsi="Times New Roman" w:cs="Times New Roman"/>
          <w:sz w:val="32"/>
          <w:szCs w:val="32"/>
        </w:rPr>
      </w:pPr>
    </w:p>
    <w:p w14:paraId="5CC00A1B" w14:textId="3D4CEB79" w:rsidR="00106ED8" w:rsidRDefault="00106ED8">
      <w:pPr>
        <w:pStyle w:val="ListParagraph"/>
        <w:spacing w:line="240" w:lineRule="auto"/>
        <w:ind w:left="0"/>
        <w:rPr>
          <w:rFonts w:ascii="Times New Roman" w:hAnsi="Times New Roman" w:cs="Times New Roman"/>
          <w:sz w:val="32"/>
          <w:szCs w:val="32"/>
        </w:rPr>
      </w:pPr>
    </w:p>
    <w:p w14:paraId="06E029E6" w14:textId="77777777" w:rsidR="00106ED8" w:rsidRDefault="00106ED8">
      <w:pPr>
        <w:pStyle w:val="ListParagraph"/>
        <w:spacing w:line="240" w:lineRule="auto"/>
        <w:ind w:left="0"/>
        <w:rPr>
          <w:rFonts w:ascii="Times New Roman" w:hAnsi="Times New Roman" w:cs="Times New Roman"/>
          <w:sz w:val="32"/>
          <w:szCs w:val="32"/>
        </w:rPr>
      </w:pPr>
    </w:p>
    <w:p w14:paraId="744B51EF" w14:textId="77777777" w:rsidR="00106ED8" w:rsidRDefault="00106ED8">
      <w:pPr>
        <w:pStyle w:val="ListParagraph"/>
        <w:spacing w:line="240" w:lineRule="auto"/>
        <w:ind w:left="0"/>
        <w:rPr>
          <w:rFonts w:ascii="Times New Roman" w:hAnsi="Times New Roman" w:cs="Times New Roman"/>
          <w:sz w:val="32"/>
          <w:szCs w:val="32"/>
        </w:rPr>
      </w:pPr>
    </w:p>
    <w:p w14:paraId="3054F52E" w14:textId="5B28BE8D" w:rsidR="00412E5F" w:rsidRDefault="00412E5F" w:rsidP="00511C0C">
      <w:pPr>
        <w:pStyle w:val="ListParagraph"/>
        <w:numPr>
          <w:ilvl w:val="1"/>
          <w:numId w:val="9"/>
        </w:numPr>
        <w:spacing w:line="240" w:lineRule="auto"/>
        <w:rPr>
          <w:rFonts w:ascii="Times New Roman" w:hAnsi="Times New Roman" w:cs="Times New Roman"/>
          <w:b/>
          <w:bCs/>
        </w:rPr>
      </w:pPr>
      <w:r w:rsidRPr="00402DEE">
        <w:rPr>
          <w:rFonts w:ascii="Times New Roman" w:hAnsi="Times New Roman" w:cs="Times New Roman"/>
          <w:b/>
          <w:bCs/>
        </w:rPr>
        <w:t xml:space="preserve">Exhibit </w:t>
      </w:r>
      <w:r>
        <w:rPr>
          <w:rFonts w:ascii="Times New Roman" w:hAnsi="Times New Roman" w:cs="Times New Roman"/>
          <w:b/>
          <w:bCs/>
        </w:rPr>
        <w:t>3</w:t>
      </w:r>
      <w:r w:rsidRPr="00402DEE">
        <w:rPr>
          <w:rFonts w:ascii="Times New Roman" w:hAnsi="Times New Roman" w:cs="Times New Roman"/>
          <w:b/>
          <w:bCs/>
        </w:rPr>
        <w:t xml:space="preserve"> :</w:t>
      </w:r>
    </w:p>
    <w:p w14:paraId="6C3C2A1E" w14:textId="77777777" w:rsidR="00511C0C" w:rsidRDefault="00511C0C" w:rsidP="00511C0C">
      <w:pPr>
        <w:pStyle w:val="ListParagraph"/>
        <w:spacing w:line="240" w:lineRule="auto"/>
        <w:rPr>
          <w:rFonts w:ascii="Times New Roman" w:hAnsi="Times New Roman" w:cs="Times New Roman"/>
          <w:sz w:val="32"/>
          <w:szCs w:val="32"/>
        </w:rPr>
      </w:pPr>
    </w:p>
    <w:p w14:paraId="5A9758A6" w14:textId="7175FA30" w:rsidR="00106ED8" w:rsidRDefault="00412E5F">
      <w:pPr>
        <w:pStyle w:val="ListParagraph"/>
        <w:spacing w:line="240" w:lineRule="auto"/>
        <w:ind w:left="0"/>
        <w:rPr>
          <w:rFonts w:ascii="Times New Roman" w:hAnsi="Times New Roman" w:cs="Times New Roman"/>
          <w:sz w:val="32"/>
          <w:szCs w:val="32"/>
        </w:rPr>
      </w:pPr>
      <w:r w:rsidRPr="00036298">
        <w:rPr>
          <w:rFonts w:ascii="Times New Roman" w:hAnsi="Times New Roman" w:cs="Times New Roman"/>
          <w:color w:val="000000" w:themeColor="text1"/>
        </w:rPr>
        <w:drawing>
          <wp:anchor distT="0" distB="0" distL="114300" distR="114300" simplePos="0" relativeHeight="251658246" behindDoc="0" locked="0" layoutInCell="1" allowOverlap="1" wp14:anchorId="5F02DB71" wp14:editId="3128DCE6">
            <wp:simplePos x="0" y="0"/>
            <wp:positionH relativeFrom="column">
              <wp:posOffset>0</wp:posOffset>
            </wp:positionH>
            <wp:positionV relativeFrom="paragraph">
              <wp:posOffset>165093</wp:posOffset>
            </wp:positionV>
            <wp:extent cx="5939790" cy="1461135"/>
            <wp:effectExtent l="0" t="0" r="3810" b="0"/>
            <wp:wrapNone/>
            <wp:docPr id="2009528935" name="Picture 2"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28935" name="Picture 2" descr="A table with numbers and numbe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1461135"/>
                    </a:xfrm>
                    <a:prstGeom prst="rect">
                      <a:avLst/>
                    </a:prstGeom>
                  </pic:spPr>
                </pic:pic>
              </a:graphicData>
            </a:graphic>
            <wp14:sizeRelV relativeFrom="margin">
              <wp14:pctHeight>0</wp14:pctHeight>
            </wp14:sizeRelV>
          </wp:anchor>
        </w:drawing>
      </w:r>
    </w:p>
    <w:p w14:paraId="16C1A085" w14:textId="77777777" w:rsidR="00106ED8" w:rsidRDefault="00106ED8">
      <w:pPr>
        <w:pStyle w:val="ListParagraph"/>
        <w:spacing w:line="240" w:lineRule="auto"/>
        <w:ind w:left="0"/>
        <w:rPr>
          <w:rFonts w:ascii="Times New Roman" w:hAnsi="Times New Roman" w:cs="Times New Roman"/>
          <w:sz w:val="32"/>
          <w:szCs w:val="32"/>
        </w:rPr>
      </w:pPr>
    </w:p>
    <w:p w14:paraId="0203788A" w14:textId="77777777" w:rsidR="00106ED8" w:rsidRDefault="00106ED8">
      <w:pPr>
        <w:pStyle w:val="ListParagraph"/>
        <w:spacing w:line="240" w:lineRule="auto"/>
        <w:ind w:left="0"/>
        <w:rPr>
          <w:rFonts w:ascii="Times New Roman" w:hAnsi="Times New Roman" w:cs="Times New Roman"/>
          <w:sz w:val="32"/>
          <w:szCs w:val="32"/>
        </w:rPr>
      </w:pPr>
    </w:p>
    <w:p w14:paraId="1615B1B2" w14:textId="77777777" w:rsidR="00106ED8" w:rsidRDefault="00106ED8">
      <w:pPr>
        <w:pStyle w:val="ListParagraph"/>
        <w:spacing w:line="240" w:lineRule="auto"/>
        <w:ind w:left="0"/>
        <w:rPr>
          <w:rFonts w:ascii="Times New Roman" w:hAnsi="Times New Roman" w:cs="Times New Roman"/>
          <w:sz w:val="32"/>
          <w:szCs w:val="32"/>
        </w:rPr>
      </w:pPr>
    </w:p>
    <w:p w14:paraId="3B6063B9" w14:textId="77777777" w:rsidR="00106ED8" w:rsidRDefault="00106ED8">
      <w:pPr>
        <w:pStyle w:val="ListParagraph"/>
        <w:spacing w:line="240" w:lineRule="auto"/>
        <w:ind w:left="0"/>
        <w:rPr>
          <w:rFonts w:ascii="Times New Roman" w:hAnsi="Times New Roman" w:cs="Times New Roman"/>
          <w:sz w:val="32"/>
          <w:szCs w:val="32"/>
        </w:rPr>
      </w:pPr>
    </w:p>
    <w:p w14:paraId="235FE02A" w14:textId="3F5DF963" w:rsidR="00106ED8" w:rsidRPr="002035EA" w:rsidRDefault="002035EA" w:rsidP="002035EA">
      <w:pPr>
        <w:pStyle w:val="ListParagraph"/>
        <w:spacing w:line="240" w:lineRule="auto"/>
        <w:ind w:left="0"/>
        <w:jc w:val="center"/>
        <w:rPr>
          <w:rFonts w:ascii="Times New Roman" w:hAnsi="Times New Roman" w:cs="Times New Roman"/>
          <w:b/>
        </w:rPr>
      </w:pPr>
      <w:r w:rsidRPr="002035EA">
        <w:rPr>
          <w:rFonts w:ascii="Times New Roman" w:hAnsi="Times New Roman" w:cs="Times New Roman"/>
          <w:b/>
          <w:bCs/>
        </w:rPr>
        <w:t>Exhibit 4:</w:t>
      </w:r>
    </w:p>
    <w:p w14:paraId="57F6A243" w14:textId="7F9B1712" w:rsidR="00511C0C" w:rsidRPr="00795191" w:rsidRDefault="00795191" w:rsidP="00795191">
      <w:pPr>
        <w:pStyle w:val="ListParagraph"/>
        <w:numPr>
          <w:ilvl w:val="1"/>
          <w:numId w:val="9"/>
        </w:numPr>
        <w:spacing w:line="240" w:lineRule="auto"/>
        <w:rPr>
          <w:rFonts w:ascii="Times New Roman" w:hAnsi="Times New Roman" w:cs="Times New Roman"/>
          <w:b/>
          <w:bCs/>
        </w:rPr>
      </w:pPr>
      <w:r w:rsidRPr="00795191">
        <w:rPr>
          <w:rFonts w:ascii="Times New Roman" w:hAnsi="Times New Roman" w:cs="Times New Roman"/>
          <w:b/>
          <w:bCs/>
        </w:rPr>
        <w:t xml:space="preserve">Exhibit 4: </w:t>
      </w:r>
    </w:p>
    <w:p w14:paraId="526B7602" w14:textId="77777777" w:rsidR="00795191" w:rsidRPr="00795191" w:rsidRDefault="00795191" w:rsidP="00795191">
      <w:pPr>
        <w:spacing w:line="240" w:lineRule="auto"/>
        <w:rPr>
          <w:rFonts w:ascii="Times New Roman" w:hAnsi="Times New Roman" w:cs="Times New Roman"/>
          <w:sz w:val="32"/>
          <w:szCs w:val="32"/>
        </w:rPr>
      </w:pPr>
    </w:p>
    <w:p w14:paraId="71F9DD80" w14:textId="76989E1C" w:rsidR="00106ED8" w:rsidRDefault="00511C0C">
      <w:pPr>
        <w:pStyle w:val="ListParagraph"/>
        <w:spacing w:line="240" w:lineRule="auto"/>
        <w:ind w:left="0"/>
        <w:rPr>
          <w:rFonts w:ascii="Times New Roman" w:hAnsi="Times New Roman" w:cs="Times New Roman"/>
          <w:sz w:val="32"/>
          <w:szCs w:val="32"/>
        </w:rPr>
      </w:pPr>
      <w:r w:rsidRPr="002035EA">
        <w:rPr>
          <w:rFonts w:ascii="Times New Roman" w:eastAsiaTheme="minorEastAsia" w:hAnsi="Times New Roman" w:cs="Times New Roman"/>
          <w:b/>
        </w:rPr>
        <w:drawing>
          <wp:anchor distT="0" distB="0" distL="114300" distR="114300" simplePos="0" relativeHeight="251658243" behindDoc="0" locked="0" layoutInCell="1" allowOverlap="1" wp14:anchorId="2B283A15" wp14:editId="6D64A2F6">
            <wp:simplePos x="0" y="0"/>
            <wp:positionH relativeFrom="column">
              <wp:posOffset>1166717</wp:posOffset>
            </wp:positionH>
            <wp:positionV relativeFrom="paragraph">
              <wp:posOffset>111982</wp:posOffset>
            </wp:positionV>
            <wp:extent cx="3218180" cy="1798320"/>
            <wp:effectExtent l="0" t="0" r="0" b="5080"/>
            <wp:wrapNone/>
            <wp:docPr id="99813774" name="Picture 8" descr="A yellow and orange valu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774" name="Picture 8" descr="A yellow and orange value cha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8180" cy="1798320"/>
                    </a:xfrm>
                    <a:prstGeom prst="rect">
                      <a:avLst/>
                    </a:prstGeom>
                  </pic:spPr>
                </pic:pic>
              </a:graphicData>
            </a:graphic>
            <wp14:sizeRelH relativeFrom="margin">
              <wp14:pctWidth>0</wp14:pctWidth>
            </wp14:sizeRelH>
            <wp14:sizeRelV relativeFrom="margin">
              <wp14:pctHeight>0</wp14:pctHeight>
            </wp14:sizeRelV>
          </wp:anchor>
        </w:drawing>
      </w:r>
    </w:p>
    <w:p w14:paraId="2CA31D88" w14:textId="32381D54" w:rsidR="00106ED8" w:rsidRDefault="00106ED8">
      <w:pPr>
        <w:pStyle w:val="ListParagraph"/>
        <w:spacing w:line="240" w:lineRule="auto"/>
        <w:ind w:left="0"/>
        <w:rPr>
          <w:rFonts w:ascii="Times New Roman" w:hAnsi="Times New Roman" w:cs="Times New Roman"/>
          <w:sz w:val="32"/>
          <w:szCs w:val="32"/>
        </w:rPr>
      </w:pPr>
    </w:p>
    <w:p w14:paraId="00B31312" w14:textId="7DD77A24" w:rsidR="00106ED8" w:rsidRDefault="00106ED8">
      <w:pPr>
        <w:pStyle w:val="ListParagraph"/>
        <w:spacing w:line="240" w:lineRule="auto"/>
        <w:ind w:left="0"/>
        <w:rPr>
          <w:rFonts w:ascii="Times New Roman" w:hAnsi="Times New Roman" w:cs="Times New Roman"/>
          <w:sz w:val="32"/>
          <w:szCs w:val="32"/>
        </w:rPr>
      </w:pPr>
    </w:p>
    <w:p w14:paraId="27EBBE4F" w14:textId="26A34D5D" w:rsidR="00106ED8" w:rsidRDefault="00106ED8">
      <w:pPr>
        <w:pStyle w:val="ListParagraph"/>
        <w:spacing w:line="240" w:lineRule="auto"/>
        <w:ind w:left="0"/>
        <w:rPr>
          <w:rFonts w:ascii="Times New Roman" w:hAnsi="Times New Roman" w:cs="Times New Roman"/>
          <w:sz w:val="32"/>
          <w:szCs w:val="32"/>
        </w:rPr>
      </w:pPr>
    </w:p>
    <w:p w14:paraId="3F72C204" w14:textId="42F7F1A2" w:rsidR="00106ED8" w:rsidRDefault="00106ED8">
      <w:pPr>
        <w:pStyle w:val="ListParagraph"/>
        <w:spacing w:line="240" w:lineRule="auto"/>
        <w:ind w:left="0"/>
        <w:rPr>
          <w:rFonts w:ascii="Times New Roman" w:hAnsi="Times New Roman" w:cs="Times New Roman"/>
          <w:sz w:val="32"/>
          <w:szCs w:val="32"/>
        </w:rPr>
      </w:pPr>
    </w:p>
    <w:p w14:paraId="36C2E386" w14:textId="7B0F27F1" w:rsidR="00106ED8" w:rsidRDefault="00106ED8">
      <w:pPr>
        <w:pStyle w:val="ListParagraph"/>
        <w:spacing w:line="240" w:lineRule="auto"/>
        <w:ind w:left="0"/>
        <w:rPr>
          <w:rFonts w:ascii="Times New Roman" w:hAnsi="Times New Roman" w:cs="Times New Roman"/>
          <w:sz w:val="32"/>
          <w:szCs w:val="32"/>
        </w:rPr>
      </w:pPr>
    </w:p>
    <w:p w14:paraId="13351CF6" w14:textId="0517ED8C" w:rsidR="00106ED8" w:rsidRDefault="00106ED8">
      <w:pPr>
        <w:pStyle w:val="ListParagraph"/>
        <w:spacing w:line="240" w:lineRule="auto"/>
        <w:ind w:left="0"/>
        <w:rPr>
          <w:rFonts w:ascii="Times New Roman" w:hAnsi="Times New Roman" w:cs="Times New Roman"/>
          <w:sz w:val="32"/>
          <w:szCs w:val="32"/>
        </w:rPr>
      </w:pPr>
    </w:p>
    <w:p w14:paraId="08DE9A43" w14:textId="03951E6D" w:rsidR="00106ED8" w:rsidRDefault="00106ED8">
      <w:pPr>
        <w:pStyle w:val="ListParagraph"/>
        <w:spacing w:line="240" w:lineRule="auto"/>
        <w:ind w:left="0"/>
        <w:rPr>
          <w:rFonts w:ascii="Times New Roman" w:hAnsi="Times New Roman" w:cs="Times New Roman"/>
          <w:sz w:val="32"/>
          <w:szCs w:val="32"/>
        </w:rPr>
      </w:pPr>
    </w:p>
    <w:p w14:paraId="060FC0F3" w14:textId="10E52707" w:rsidR="00106ED8" w:rsidRDefault="00106ED8">
      <w:pPr>
        <w:pStyle w:val="ListParagraph"/>
        <w:spacing w:line="240" w:lineRule="auto"/>
        <w:ind w:left="0"/>
        <w:rPr>
          <w:rFonts w:ascii="Times New Roman" w:hAnsi="Times New Roman" w:cs="Times New Roman"/>
          <w:sz w:val="32"/>
          <w:szCs w:val="32"/>
        </w:rPr>
      </w:pPr>
    </w:p>
    <w:p w14:paraId="6705E275" w14:textId="77777777" w:rsidR="00106ED8" w:rsidRDefault="00106ED8">
      <w:pPr>
        <w:pStyle w:val="ListParagraph"/>
        <w:spacing w:line="240" w:lineRule="auto"/>
        <w:ind w:left="0"/>
        <w:rPr>
          <w:rFonts w:ascii="Times New Roman" w:hAnsi="Times New Roman" w:cs="Times New Roman"/>
          <w:sz w:val="32"/>
          <w:szCs w:val="32"/>
        </w:rPr>
      </w:pPr>
    </w:p>
    <w:p w14:paraId="56C54CFA" w14:textId="435C5DA0" w:rsidR="00106ED8" w:rsidRDefault="00106ED8">
      <w:pPr>
        <w:pStyle w:val="ListParagraph"/>
        <w:spacing w:line="240" w:lineRule="auto"/>
        <w:ind w:left="0"/>
        <w:rPr>
          <w:rFonts w:ascii="Times New Roman" w:hAnsi="Times New Roman" w:cs="Times New Roman"/>
          <w:sz w:val="32"/>
          <w:szCs w:val="32"/>
        </w:rPr>
      </w:pPr>
    </w:p>
    <w:p w14:paraId="73EA0EB3" w14:textId="6A27441B" w:rsidR="00106ED8" w:rsidRPr="00795191" w:rsidRDefault="002035EA" w:rsidP="00795191">
      <w:pPr>
        <w:pStyle w:val="ListParagraph"/>
        <w:numPr>
          <w:ilvl w:val="1"/>
          <w:numId w:val="9"/>
        </w:numPr>
        <w:spacing w:line="240" w:lineRule="auto"/>
        <w:rPr>
          <w:rFonts w:ascii="Times New Roman" w:hAnsi="Times New Roman" w:cs="Times New Roman"/>
          <w:b/>
          <w:bCs/>
          <w:u w:val="single"/>
        </w:rPr>
      </w:pPr>
      <w:r w:rsidRPr="00795191">
        <w:rPr>
          <w:rFonts w:ascii="Times New Roman" w:hAnsi="Times New Roman" w:cs="Times New Roman"/>
          <w:b/>
          <w:bCs/>
          <w:u w:val="single"/>
        </w:rPr>
        <w:t>Exhibit</w:t>
      </w:r>
      <w:r w:rsidR="005F7BB8" w:rsidRPr="00795191">
        <w:rPr>
          <w:rFonts w:ascii="Times New Roman" w:hAnsi="Times New Roman" w:cs="Times New Roman"/>
          <w:b/>
          <w:bCs/>
          <w:u w:val="single"/>
        </w:rPr>
        <w:t xml:space="preserve"> 5:</w:t>
      </w:r>
    </w:p>
    <w:p w14:paraId="21735FC5" w14:textId="4B45181A" w:rsidR="00106ED8" w:rsidRDefault="00106ED8">
      <w:pPr>
        <w:pStyle w:val="ListParagraph"/>
        <w:spacing w:line="240" w:lineRule="auto"/>
        <w:ind w:left="0"/>
        <w:rPr>
          <w:rFonts w:ascii="Times New Roman" w:hAnsi="Times New Roman" w:cs="Times New Roman"/>
          <w:sz w:val="32"/>
          <w:szCs w:val="32"/>
        </w:rPr>
      </w:pPr>
    </w:p>
    <w:p w14:paraId="14118FF1" w14:textId="3D4F47C1" w:rsidR="00106ED8" w:rsidRDefault="00106ED8">
      <w:pPr>
        <w:pStyle w:val="ListParagraph"/>
        <w:spacing w:line="240" w:lineRule="auto"/>
        <w:ind w:left="0"/>
        <w:rPr>
          <w:rFonts w:ascii="Times New Roman" w:hAnsi="Times New Roman" w:cs="Times New Roman"/>
          <w:sz w:val="32"/>
          <w:szCs w:val="32"/>
        </w:rPr>
      </w:pPr>
      <w:r w:rsidRPr="00B06F75">
        <w:rPr>
          <w:rFonts w:ascii="Times New Roman" w:hAnsi="Times New Roman" w:cs="Times New Roman"/>
          <w:b/>
          <w:bCs/>
          <w:noProof/>
        </w:rPr>
        <w:drawing>
          <wp:anchor distT="0" distB="0" distL="114300" distR="114300" simplePos="0" relativeHeight="251658245" behindDoc="0" locked="0" layoutInCell="1" allowOverlap="1" wp14:anchorId="22EA44DF" wp14:editId="230E41C7">
            <wp:simplePos x="0" y="0"/>
            <wp:positionH relativeFrom="page">
              <wp:posOffset>2518477</wp:posOffset>
            </wp:positionH>
            <wp:positionV relativeFrom="paragraph">
              <wp:posOffset>150161</wp:posOffset>
            </wp:positionV>
            <wp:extent cx="2750400" cy="1620000"/>
            <wp:effectExtent l="0" t="0" r="5715" b="5715"/>
            <wp:wrapNone/>
            <wp:docPr id="1232673623" name="Picture 9" descr="A close-up of a company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3623" name="Picture 9" descr="A close-up of a company lis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50400" cy="1620000"/>
                    </a:xfrm>
                    <a:prstGeom prst="rect">
                      <a:avLst/>
                    </a:prstGeom>
                  </pic:spPr>
                </pic:pic>
              </a:graphicData>
            </a:graphic>
            <wp14:sizeRelH relativeFrom="margin">
              <wp14:pctWidth>0</wp14:pctWidth>
            </wp14:sizeRelH>
            <wp14:sizeRelV relativeFrom="margin">
              <wp14:pctHeight>0</wp14:pctHeight>
            </wp14:sizeRelV>
          </wp:anchor>
        </w:drawing>
      </w:r>
    </w:p>
    <w:p w14:paraId="2448D0EC" w14:textId="28480A20" w:rsidR="00106ED8" w:rsidRDefault="00106ED8">
      <w:pPr>
        <w:pStyle w:val="ListParagraph"/>
        <w:spacing w:line="240" w:lineRule="auto"/>
        <w:ind w:left="0"/>
        <w:rPr>
          <w:rFonts w:ascii="Times New Roman" w:hAnsi="Times New Roman" w:cs="Times New Roman"/>
          <w:sz w:val="32"/>
          <w:szCs w:val="32"/>
        </w:rPr>
      </w:pPr>
    </w:p>
    <w:p w14:paraId="120DB545" w14:textId="7CF4257E" w:rsidR="00106ED8" w:rsidRDefault="00106ED8">
      <w:pPr>
        <w:pStyle w:val="ListParagraph"/>
        <w:spacing w:line="240" w:lineRule="auto"/>
        <w:ind w:left="0"/>
        <w:rPr>
          <w:rFonts w:ascii="Times New Roman" w:hAnsi="Times New Roman" w:cs="Times New Roman"/>
          <w:sz w:val="32"/>
          <w:szCs w:val="32"/>
        </w:rPr>
      </w:pPr>
    </w:p>
    <w:p w14:paraId="34EEAEC4" w14:textId="54782DE0" w:rsidR="00106ED8" w:rsidRDefault="00106ED8">
      <w:pPr>
        <w:pStyle w:val="ListParagraph"/>
        <w:spacing w:line="240" w:lineRule="auto"/>
        <w:ind w:left="0"/>
        <w:rPr>
          <w:rFonts w:ascii="Times New Roman" w:hAnsi="Times New Roman" w:cs="Times New Roman"/>
          <w:sz w:val="32"/>
          <w:szCs w:val="32"/>
        </w:rPr>
      </w:pPr>
    </w:p>
    <w:p w14:paraId="56B34F5A" w14:textId="27E2B080" w:rsidR="00106ED8" w:rsidRDefault="00106ED8">
      <w:pPr>
        <w:pStyle w:val="ListParagraph"/>
        <w:spacing w:line="240" w:lineRule="auto"/>
        <w:ind w:left="0"/>
        <w:rPr>
          <w:rFonts w:ascii="Times New Roman" w:hAnsi="Times New Roman" w:cs="Times New Roman"/>
          <w:sz w:val="32"/>
          <w:szCs w:val="32"/>
        </w:rPr>
      </w:pPr>
    </w:p>
    <w:p w14:paraId="4216D87E" w14:textId="32F754F4" w:rsidR="00106ED8" w:rsidRDefault="00106ED8">
      <w:pPr>
        <w:pStyle w:val="ListParagraph"/>
        <w:spacing w:line="240" w:lineRule="auto"/>
        <w:ind w:left="0"/>
        <w:rPr>
          <w:rFonts w:ascii="Times New Roman" w:hAnsi="Times New Roman" w:cs="Times New Roman"/>
          <w:sz w:val="32"/>
          <w:szCs w:val="32"/>
        </w:rPr>
      </w:pPr>
    </w:p>
    <w:p w14:paraId="1519DC9B" w14:textId="19AB7C07" w:rsidR="00106ED8" w:rsidRDefault="00106ED8">
      <w:pPr>
        <w:pStyle w:val="ListParagraph"/>
        <w:spacing w:line="240" w:lineRule="auto"/>
        <w:ind w:left="0"/>
        <w:rPr>
          <w:rFonts w:ascii="Times New Roman" w:hAnsi="Times New Roman" w:cs="Times New Roman"/>
          <w:sz w:val="32"/>
          <w:szCs w:val="32"/>
        </w:rPr>
      </w:pPr>
    </w:p>
    <w:p w14:paraId="1B7B7609" w14:textId="2143F965" w:rsidR="00106ED8" w:rsidRDefault="00106ED8">
      <w:pPr>
        <w:pStyle w:val="ListParagraph"/>
        <w:spacing w:line="240" w:lineRule="auto"/>
        <w:ind w:left="0"/>
        <w:rPr>
          <w:rFonts w:ascii="Times New Roman" w:hAnsi="Times New Roman" w:cs="Times New Roman"/>
          <w:sz w:val="32"/>
          <w:szCs w:val="32"/>
        </w:rPr>
      </w:pPr>
    </w:p>
    <w:p w14:paraId="4DC3CD53" w14:textId="3CF62583" w:rsidR="00106ED8" w:rsidRDefault="00106ED8">
      <w:pPr>
        <w:pStyle w:val="ListParagraph"/>
        <w:spacing w:line="240" w:lineRule="auto"/>
        <w:ind w:left="0"/>
        <w:rPr>
          <w:rFonts w:ascii="Times New Roman" w:hAnsi="Times New Roman" w:cs="Times New Roman"/>
          <w:sz w:val="32"/>
          <w:szCs w:val="32"/>
        </w:rPr>
      </w:pPr>
    </w:p>
    <w:p w14:paraId="4378A584" w14:textId="0F332965" w:rsidR="00106ED8" w:rsidRPr="005F7BB8" w:rsidRDefault="00106ED8">
      <w:pPr>
        <w:pStyle w:val="ListParagraph"/>
        <w:spacing w:line="240" w:lineRule="auto"/>
        <w:ind w:left="0"/>
        <w:rPr>
          <w:rFonts w:ascii="Times New Roman" w:hAnsi="Times New Roman" w:cs="Times New Roman"/>
          <w:b/>
          <w:sz w:val="32"/>
          <w:szCs w:val="32"/>
        </w:rPr>
      </w:pPr>
    </w:p>
    <w:p w14:paraId="741A4B8E" w14:textId="6659C3A2" w:rsidR="00106ED8" w:rsidRPr="005C5859" w:rsidRDefault="005F7BB8" w:rsidP="005C5859">
      <w:pPr>
        <w:pStyle w:val="ListParagraph"/>
        <w:numPr>
          <w:ilvl w:val="1"/>
          <w:numId w:val="9"/>
        </w:numPr>
        <w:spacing w:line="240" w:lineRule="auto"/>
        <w:rPr>
          <w:rFonts w:ascii="Times New Roman" w:hAnsi="Times New Roman" w:cs="Times New Roman"/>
          <w:b/>
          <w:bCs/>
          <w:u w:val="single"/>
        </w:rPr>
      </w:pPr>
      <w:r w:rsidRPr="005C5859">
        <w:rPr>
          <w:rFonts w:ascii="Times New Roman" w:hAnsi="Times New Roman" w:cs="Times New Roman"/>
          <w:b/>
          <w:bCs/>
          <w:u w:val="single"/>
        </w:rPr>
        <w:t>Exhibit 6:</w:t>
      </w:r>
    </w:p>
    <w:p w14:paraId="10DFAB28" w14:textId="29212132" w:rsidR="00106ED8" w:rsidRDefault="00106ED8">
      <w:pPr>
        <w:pStyle w:val="ListParagraph"/>
        <w:spacing w:line="240" w:lineRule="auto"/>
        <w:ind w:left="0"/>
        <w:rPr>
          <w:rFonts w:ascii="Times New Roman" w:hAnsi="Times New Roman" w:cs="Times New Roman"/>
          <w:sz w:val="32"/>
          <w:szCs w:val="32"/>
        </w:rPr>
      </w:pPr>
    </w:p>
    <w:p w14:paraId="2BB2FBD3" w14:textId="6A1820F2" w:rsidR="00106ED8" w:rsidRDefault="00106ED8">
      <w:pPr>
        <w:pStyle w:val="ListParagraph"/>
        <w:spacing w:line="240" w:lineRule="auto"/>
        <w:ind w:left="0"/>
        <w:rPr>
          <w:rFonts w:ascii="Times New Roman" w:hAnsi="Times New Roman" w:cs="Times New Roman"/>
          <w:sz w:val="32"/>
          <w:szCs w:val="32"/>
        </w:rPr>
      </w:pPr>
      <w:r>
        <w:rPr>
          <w:noProof/>
        </w:rPr>
        <w:drawing>
          <wp:anchor distT="0" distB="0" distL="114300" distR="114300" simplePos="0" relativeHeight="251658247" behindDoc="0" locked="0" layoutInCell="1" allowOverlap="1" wp14:anchorId="5257C43B" wp14:editId="0FDDEC8D">
            <wp:simplePos x="0" y="0"/>
            <wp:positionH relativeFrom="column">
              <wp:posOffset>962592</wp:posOffset>
            </wp:positionH>
            <wp:positionV relativeFrom="paragraph">
              <wp:posOffset>54109</wp:posOffset>
            </wp:positionV>
            <wp:extent cx="4075200" cy="1886400"/>
            <wp:effectExtent l="0" t="0" r="1905" b="6350"/>
            <wp:wrapNone/>
            <wp:docPr id="325642131" name="drawing" title="A table with numbers and a yellow and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2131" name="Picture 325642131"/>
                    <pic:cNvPicPr/>
                  </pic:nvPicPr>
                  <pic:blipFill>
                    <a:blip r:embed="rId21">
                      <a:extLst>
                        <a:ext uri="{28A0092B-C50C-407E-A947-70E740481C1C}">
                          <a14:useLocalDpi xmlns:a14="http://schemas.microsoft.com/office/drawing/2010/main" val="0"/>
                        </a:ext>
                      </a:extLst>
                    </a:blip>
                    <a:stretch>
                      <a:fillRect/>
                    </a:stretch>
                  </pic:blipFill>
                  <pic:spPr>
                    <a:xfrm>
                      <a:off x="0" y="0"/>
                      <a:ext cx="4075200" cy="1886400"/>
                    </a:xfrm>
                    <a:prstGeom prst="rect">
                      <a:avLst/>
                    </a:prstGeom>
                  </pic:spPr>
                </pic:pic>
              </a:graphicData>
            </a:graphic>
            <wp14:sizeRelH relativeFrom="margin">
              <wp14:pctWidth>0</wp14:pctWidth>
            </wp14:sizeRelH>
            <wp14:sizeRelV relativeFrom="margin">
              <wp14:pctHeight>0</wp14:pctHeight>
            </wp14:sizeRelV>
          </wp:anchor>
        </w:drawing>
      </w:r>
    </w:p>
    <w:p w14:paraId="49D0F6C2" w14:textId="7CD7D18A" w:rsidR="00106ED8" w:rsidRDefault="00106ED8">
      <w:pPr>
        <w:pStyle w:val="ListParagraph"/>
        <w:spacing w:line="240" w:lineRule="auto"/>
        <w:ind w:left="0"/>
        <w:rPr>
          <w:rFonts w:ascii="Times New Roman" w:hAnsi="Times New Roman" w:cs="Times New Roman"/>
          <w:sz w:val="32"/>
          <w:szCs w:val="32"/>
        </w:rPr>
      </w:pPr>
    </w:p>
    <w:p w14:paraId="78190AF0" w14:textId="22949661" w:rsidR="00106ED8" w:rsidRDefault="00106ED8">
      <w:pPr>
        <w:pStyle w:val="ListParagraph"/>
        <w:spacing w:line="240" w:lineRule="auto"/>
        <w:ind w:left="0"/>
        <w:rPr>
          <w:rFonts w:ascii="Times New Roman" w:hAnsi="Times New Roman" w:cs="Times New Roman"/>
          <w:sz w:val="32"/>
          <w:szCs w:val="32"/>
        </w:rPr>
      </w:pPr>
    </w:p>
    <w:p w14:paraId="7DF96A50" w14:textId="3AA3657E" w:rsidR="00106ED8" w:rsidRDefault="00106ED8">
      <w:pPr>
        <w:pStyle w:val="ListParagraph"/>
        <w:spacing w:line="240" w:lineRule="auto"/>
        <w:ind w:left="0"/>
        <w:rPr>
          <w:rFonts w:ascii="Times New Roman" w:hAnsi="Times New Roman" w:cs="Times New Roman"/>
          <w:sz w:val="32"/>
          <w:szCs w:val="32"/>
        </w:rPr>
      </w:pPr>
    </w:p>
    <w:p w14:paraId="4BE31909" w14:textId="575A1FE8" w:rsidR="00106ED8" w:rsidRDefault="00106ED8">
      <w:pPr>
        <w:pStyle w:val="ListParagraph"/>
        <w:spacing w:line="240" w:lineRule="auto"/>
        <w:ind w:left="0"/>
        <w:rPr>
          <w:rFonts w:ascii="Times New Roman" w:hAnsi="Times New Roman" w:cs="Times New Roman"/>
          <w:sz w:val="32"/>
          <w:szCs w:val="32"/>
        </w:rPr>
      </w:pPr>
    </w:p>
    <w:p w14:paraId="6FBD5548" w14:textId="3F077A04" w:rsidR="00106ED8" w:rsidRDefault="00106ED8">
      <w:pPr>
        <w:pStyle w:val="ListParagraph"/>
        <w:spacing w:line="240" w:lineRule="auto"/>
        <w:ind w:left="0"/>
        <w:rPr>
          <w:rFonts w:ascii="Times New Roman" w:hAnsi="Times New Roman" w:cs="Times New Roman"/>
          <w:sz w:val="32"/>
          <w:szCs w:val="32"/>
        </w:rPr>
      </w:pPr>
    </w:p>
    <w:p w14:paraId="6829A558" w14:textId="55719741" w:rsidR="00106ED8" w:rsidRDefault="00106ED8">
      <w:pPr>
        <w:pStyle w:val="ListParagraph"/>
        <w:spacing w:line="240" w:lineRule="auto"/>
        <w:ind w:left="0"/>
        <w:rPr>
          <w:rFonts w:ascii="Times New Roman" w:hAnsi="Times New Roman" w:cs="Times New Roman"/>
          <w:sz w:val="32"/>
          <w:szCs w:val="32"/>
        </w:rPr>
      </w:pPr>
    </w:p>
    <w:p w14:paraId="1E526C52" w14:textId="0EF8C11C" w:rsidR="00106ED8" w:rsidRDefault="00106ED8">
      <w:pPr>
        <w:pStyle w:val="ListParagraph"/>
        <w:spacing w:line="240" w:lineRule="auto"/>
        <w:ind w:left="0"/>
        <w:rPr>
          <w:rFonts w:ascii="Times New Roman" w:hAnsi="Times New Roman" w:cs="Times New Roman"/>
          <w:sz w:val="32"/>
          <w:szCs w:val="32"/>
        </w:rPr>
      </w:pPr>
    </w:p>
    <w:p w14:paraId="64CFBB83" w14:textId="285328DA" w:rsidR="00106ED8" w:rsidRDefault="00106ED8">
      <w:pPr>
        <w:pStyle w:val="ListParagraph"/>
        <w:spacing w:line="240" w:lineRule="auto"/>
        <w:ind w:left="0"/>
        <w:rPr>
          <w:rFonts w:ascii="Times New Roman" w:hAnsi="Times New Roman" w:cs="Times New Roman"/>
          <w:sz w:val="32"/>
          <w:szCs w:val="32"/>
        </w:rPr>
      </w:pPr>
    </w:p>
    <w:p w14:paraId="58F89EEF" w14:textId="5225CFCA" w:rsidR="005F7BB8" w:rsidRPr="005C5859" w:rsidRDefault="005F7BB8" w:rsidP="005C5859">
      <w:pPr>
        <w:pStyle w:val="ListParagraph"/>
        <w:numPr>
          <w:ilvl w:val="1"/>
          <w:numId w:val="9"/>
        </w:numPr>
        <w:spacing w:line="240" w:lineRule="auto"/>
        <w:rPr>
          <w:rFonts w:ascii="Times New Roman" w:hAnsi="Times New Roman" w:cs="Times New Roman"/>
          <w:b/>
          <w:bCs/>
          <w:u w:val="single"/>
        </w:rPr>
      </w:pPr>
      <w:r w:rsidRPr="005C5859">
        <w:rPr>
          <w:rFonts w:ascii="Times New Roman" w:hAnsi="Times New Roman" w:cs="Times New Roman"/>
          <w:b/>
          <w:bCs/>
          <w:u w:val="single"/>
        </w:rPr>
        <w:t>Exhibit 7:</w:t>
      </w:r>
    </w:p>
    <w:p w14:paraId="4FEF1F67" w14:textId="238C99A0" w:rsidR="005F7BB8" w:rsidRDefault="005C5859">
      <w:pPr>
        <w:pStyle w:val="ListParagraph"/>
        <w:spacing w:line="240" w:lineRule="auto"/>
        <w:ind w:left="0"/>
        <w:rPr>
          <w:rFonts w:ascii="Times New Roman" w:hAnsi="Times New Roman" w:cs="Times New Roman"/>
          <w:sz w:val="32"/>
          <w:szCs w:val="32"/>
        </w:rPr>
      </w:pPr>
      <w:r>
        <w:rPr>
          <w:noProof/>
        </w:rPr>
        <w:drawing>
          <wp:anchor distT="0" distB="0" distL="114300" distR="114300" simplePos="0" relativeHeight="251658248" behindDoc="0" locked="0" layoutInCell="1" allowOverlap="1" wp14:anchorId="59D874B8" wp14:editId="1A1BBCBE">
            <wp:simplePos x="0" y="0"/>
            <wp:positionH relativeFrom="column">
              <wp:posOffset>1270</wp:posOffset>
            </wp:positionH>
            <wp:positionV relativeFrom="paragraph">
              <wp:posOffset>117903</wp:posOffset>
            </wp:positionV>
            <wp:extent cx="5947048" cy="1810800"/>
            <wp:effectExtent l="0" t="0" r="0" b="5715"/>
            <wp:wrapNone/>
            <wp:docPr id="1991494722" name="drawing" title="A table with numbers and dollar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4722" name="Picture 1991494722"/>
                    <pic:cNvPicPr/>
                  </pic:nvPicPr>
                  <pic:blipFill>
                    <a:blip r:embed="rId22">
                      <a:extLst>
                        <a:ext uri="{28A0092B-C50C-407E-A947-70E740481C1C}">
                          <a14:useLocalDpi xmlns:a14="http://schemas.microsoft.com/office/drawing/2010/main" val="0"/>
                        </a:ext>
                      </a:extLst>
                    </a:blip>
                    <a:stretch>
                      <a:fillRect/>
                    </a:stretch>
                  </pic:blipFill>
                  <pic:spPr>
                    <a:xfrm>
                      <a:off x="0" y="0"/>
                      <a:ext cx="5947048" cy="1810800"/>
                    </a:xfrm>
                    <a:prstGeom prst="rect">
                      <a:avLst/>
                    </a:prstGeom>
                  </pic:spPr>
                </pic:pic>
              </a:graphicData>
            </a:graphic>
            <wp14:sizeRelV relativeFrom="margin">
              <wp14:pctHeight>0</wp14:pctHeight>
            </wp14:sizeRelV>
          </wp:anchor>
        </w:drawing>
      </w:r>
    </w:p>
    <w:p w14:paraId="32B88BF4" w14:textId="06C90D83" w:rsidR="00106ED8" w:rsidRDefault="00106ED8">
      <w:pPr>
        <w:pStyle w:val="ListParagraph"/>
        <w:spacing w:line="240" w:lineRule="auto"/>
        <w:ind w:left="0"/>
        <w:rPr>
          <w:rFonts w:ascii="Times New Roman" w:hAnsi="Times New Roman" w:cs="Times New Roman"/>
          <w:sz w:val="32"/>
          <w:szCs w:val="32"/>
        </w:rPr>
      </w:pPr>
    </w:p>
    <w:p w14:paraId="16253E73" w14:textId="09F71D88" w:rsidR="00106ED8" w:rsidRDefault="00106ED8">
      <w:pPr>
        <w:pStyle w:val="ListParagraph"/>
        <w:spacing w:line="240" w:lineRule="auto"/>
        <w:ind w:left="0"/>
        <w:rPr>
          <w:rFonts w:ascii="Times New Roman" w:hAnsi="Times New Roman" w:cs="Times New Roman"/>
          <w:sz w:val="32"/>
          <w:szCs w:val="32"/>
        </w:rPr>
      </w:pPr>
    </w:p>
    <w:p w14:paraId="09771BAB" w14:textId="77777777" w:rsidR="00106ED8" w:rsidRDefault="00106ED8">
      <w:pPr>
        <w:pStyle w:val="ListParagraph"/>
        <w:spacing w:line="240" w:lineRule="auto"/>
        <w:ind w:left="0"/>
        <w:rPr>
          <w:rFonts w:ascii="Times New Roman" w:hAnsi="Times New Roman" w:cs="Times New Roman"/>
          <w:sz w:val="32"/>
          <w:szCs w:val="32"/>
        </w:rPr>
      </w:pPr>
    </w:p>
    <w:p w14:paraId="2D5EBC07" w14:textId="77777777" w:rsidR="00106ED8" w:rsidRDefault="00106ED8">
      <w:pPr>
        <w:pStyle w:val="ListParagraph"/>
        <w:spacing w:line="240" w:lineRule="auto"/>
        <w:ind w:left="0"/>
        <w:rPr>
          <w:rFonts w:ascii="Times New Roman" w:hAnsi="Times New Roman" w:cs="Times New Roman"/>
          <w:sz w:val="32"/>
          <w:szCs w:val="32"/>
        </w:rPr>
      </w:pPr>
    </w:p>
    <w:p w14:paraId="51D03E6A" w14:textId="33F02B2B" w:rsidR="00106ED8" w:rsidRDefault="00106ED8">
      <w:pPr>
        <w:pStyle w:val="ListParagraph"/>
        <w:spacing w:line="240" w:lineRule="auto"/>
        <w:ind w:left="0"/>
        <w:rPr>
          <w:rFonts w:ascii="Times New Roman" w:hAnsi="Times New Roman" w:cs="Times New Roman"/>
          <w:sz w:val="32"/>
          <w:szCs w:val="32"/>
        </w:rPr>
      </w:pPr>
    </w:p>
    <w:p w14:paraId="74126980" w14:textId="295C715E" w:rsidR="00106ED8" w:rsidRDefault="00106ED8">
      <w:pPr>
        <w:pStyle w:val="ListParagraph"/>
        <w:spacing w:line="240" w:lineRule="auto"/>
        <w:ind w:left="0"/>
        <w:rPr>
          <w:rFonts w:ascii="Times New Roman" w:hAnsi="Times New Roman" w:cs="Times New Roman"/>
          <w:sz w:val="32"/>
          <w:szCs w:val="32"/>
        </w:rPr>
      </w:pPr>
    </w:p>
    <w:p w14:paraId="4EE7E3A7" w14:textId="676E8EF7" w:rsidR="00106ED8" w:rsidRDefault="00106ED8">
      <w:pPr>
        <w:pStyle w:val="ListParagraph"/>
        <w:spacing w:line="240" w:lineRule="auto"/>
        <w:ind w:left="0"/>
        <w:rPr>
          <w:rFonts w:ascii="Times New Roman" w:hAnsi="Times New Roman" w:cs="Times New Roman"/>
          <w:sz w:val="32"/>
          <w:szCs w:val="32"/>
        </w:rPr>
      </w:pPr>
    </w:p>
    <w:p w14:paraId="7A733B23" w14:textId="77777777" w:rsidR="005C5859" w:rsidRDefault="005C5859">
      <w:pPr>
        <w:pStyle w:val="ListParagraph"/>
        <w:spacing w:line="240" w:lineRule="auto"/>
        <w:ind w:left="0"/>
        <w:rPr>
          <w:rFonts w:ascii="Times New Roman" w:hAnsi="Times New Roman" w:cs="Times New Roman"/>
          <w:sz w:val="32"/>
          <w:szCs w:val="32"/>
        </w:rPr>
      </w:pPr>
    </w:p>
    <w:p w14:paraId="1B970A2F" w14:textId="44518DD6" w:rsidR="00106ED8" w:rsidRDefault="00106ED8">
      <w:pPr>
        <w:pStyle w:val="ListParagraph"/>
        <w:spacing w:line="240" w:lineRule="auto"/>
        <w:ind w:left="0"/>
        <w:rPr>
          <w:rFonts w:ascii="Times New Roman" w:hAnsi="Times New Roman" w:cs="Times New Roman"/>
          <w:sz w:val="32"/>
          <w:szCs w:val="32"/>
        </w:rPr>
      </w:pPr>
    </w:p>
    <w:p w14:paraId="3B85BEC0" w14:textId="2DF7DA44" w:rsidR="005C5859" w:rsidRPr="005C5859" w:rsidRDefault="005C5859" w:rsidP="005C5859">
      <w:pPr>
        <w:pStyle w:val="ListParagraph"/>
        <w:numPr>
          <w:ilvl w:val="1"/>
          <w:numId w:val="9"/>
        </w:numPr>
        <w:spacing w:line="240" w:lineRule="auto"/>
        <w:rPr>
          <w:rFonts w:ascii="Times New Roman" w:hAnsi="Times New Roman" w:cs="Times New Roman"/>
          <w:b/>
          <w:bCs/>
          <w:u w:val="single"/>
        </w:rPr>
      </w:pPr>
      <w:r w:rsidRPr="005C5859">
        <w:rPr>
          <w:rFonts w:ascii="Times New Roman" w:hAnsi="Times New Roman" w:cs="Times New Roman"/>
          <w:b/>
          <w:bCs/>
          <w:u w:val="single"/>
        </w:rPr>
        <w:t xml:space="preserve">Exhibit 8: </w:t>
      </w:r>
    </w:p>
    <w:p w14:paraId="025B08D0" w14:textId="6063D3A0" w:rsidR="00106ED8" w:rsidRDefault="00BD3EE9">
      <w:pPr>
        <w:pStyle w:val="ListParagraph"/>
        <w:spacing w:line="240" w:lineRule="auto"/>
        <w:ind w:left="0"/>
        <w:rPr>
          <w:rFonts w:ascii="Times New Roman" w:hAnsi="Times New Roman" w:cs="Times New Roman"/>
          <w:sz w:val="32"/>
          <w:szCs w:val="32"/>
        </w:rPr>
      </w:pPr>
      <w:r>
        <w:rPr>
          <w:noProof/>
        </w:rPr>
        <w:drawing>
          <wp:anchor distT="0" distB="0" distL="114300" distR="114300" simplePos="0" relativeHeight="251658249" behindDoc="0" locked="0" layoutInCell="1" allowOverlap="1" wp14:anchorId="6088F7CF" wp14:editId="75154458">
            <wp:simplePos x="0" y="0"/>
            <wp:positionH relativeFrom="column">
              <wp:posOffset>875</wp:posOffset>
            </wp:positionH>
            <wp:positionV relativeFrom="paragraph">
              <wp:posOffset>235974</wp:posOffset>
            </wp:positionV>
            <wp:extent cx="5946353" cy="2268000"/>
            <wp:effectExtent l="0" t="0" r="0" b="5715"/>
            <wp:wrapNone/>
            <wp:docPr id="769426204" name="drawing" title="A table with numbers and dollar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26204" name="Picture 769426204"/>
                    <pic:cNvPicPr/>
                  </pic:nvPicPr>
                  <pic:blipFill>
                    <a:blip r:embed="rId23">
                      <a:extLst>
                        <a:ext uri="{28A0092B-C50C-407E-A947-70E740481C1C}">
                          <a14:useLocalDpi xmlns:a14="http://schemas.microsoft.com/office/drawing/2010/main" val="0"/>
                        </a:ext>
                      </a:extLst>
                    </a:blip>
                    <a:stretch>
                      <a:fillRect/>
                    </a:stretch>
                  </pic:blipFill>
                  <pic:spPr>
                    <a:xfrm>
                      <a:off x="0" y="0"/>
                      <a:ext cx="5946353" cy="2268000"/>
                    </a:xfrm>
                    <a:prstGeom prst="rect">
                      <a:avLst/>
                    </a:prstGeom>
                  </pic:spPr>
                </pic:pic>
              </a:graphicData>
            </a:graphic>
            <wp14:sizeRelV relativeFrom="margin">
              <wp14:pctHeight>0</wp14:pctHeight>
            </wp14:sizeRelV>
          </wp:anchor>
        </w:drawing>
      </w:r>
    </w:p>
    <w:p w14:paraId="013AB62D" w14:textId="40AC894E" w:rsidR="00106ED8" w:rsidRDefault="00106ED8">
      <w:pPr>
        <w:pStyle w:val="ListParagraph"/>
        <w:spacing w:line="240" w:lineRule="auto"/>
        <w:ind w:left="0"/>
        <w:rPr>
          <w:rFonts w:ascii="Times New Roman" w:hAnsi="Times New Roman" w:cs="Times New Roman"/>
          <w:sz w:val="32"/>
          <w:szCs w:val="32"/>
        </w:rPr>
      </w:pPr>
    </w:p>
    <w:p w14:paraId="6DE0DEAB" w14:textId="38BD23D0" w:rsidR="00106ED8" w:rsidRDefault="00106ED8">
      <w:pPr>
        <w:pStyle w:val="ListParagraph"/>
        <w:spacing w:line="240" w:lineRule="auto"/>
        <w:ind w:left="0"/>
        <w:rPr>
          <w:rFonts w:ascii="Times New Roman" w:hAnsi="Times New Roman" w:cs="Times New Roman"/>
          <w:sz w:val="32"/>
          <w:szCs w:val="32"/>
        </w:rPr>
      </w:pPr>
    </w:p>
    <w:p w14:paraId="1BFFF63D" w14:textId="066A5549" w:rsidR="00106ED8" w:rsidRDefault="00106ED8">
      <w:pPr>
        <w:pStyle w:val="ListParagraph"/>
        <w:spacing w:line="240" w:lineRule="auto"/>
        <w:ind w:left="0"/>
        <w:rPr>
          <w:rFonts w:ascii="Times New Roman" w:hAnsi="Times New Roman" w:cs="Times New Roman"/>
          <w:sz w:val="32"/>
          <w:szCs w:val="32"/>
        </w:rPr>
      </w:pPr>
    </w:p>
    <w:p w14:paraId="2DF66700" w14:textId="77777777" w:rsidR="00106ED8" w:rsidRDefault="00106ED8">
      <w:pPr>
        <w:pStyle w:val="ListParagraph"/>
        <w:spacing w:line="240" w:lineRule="auto"/>
        <w:ind w:left="0"/>
        <w:rPr>
          <w:rFonts w:ascii="Times New Roman" w:hAnsi="Times New Roman" w:cs="Times New Roman"/>
          <w:sz w:val="32"/>
          <w:szCs w:val="32"/>
        </w:rPr>
      </w:pPr>
    </w:p>
    <w:p w14:paraId="2FF764A2" w14:textId="36AB9CC4" w:rsidR="00106ED8" w:rsidRDefault="00106ED8">
      <w:pPr>
        <w:pStyle w:val="ListParagraph"/>
        <w:spacing w:line="240" w:lineRule="auto"/>
        <w:ind w:left="0"/>
        <w:rPr>
          <w:rFonts w:ascii="Times New Roman" w:hAnsi="Times New Roman" w:cs="Times New Roman"/>
          <w:sz w:val="32"/>
          <w:szCs w:val="32"/>
        </w:rPr>
      </w:pPr>
    </w:p>
    <w:p w14:paraId="62A0F10D" w14:textId="718D95FC" w:rsidR="00106ED8" w:rsidRDefault="00106ED8">
      <w:pPr>
        <w:pStyle w:val="ListParagraph"/>
        <w:spacing w:line="240" w:lineRule="auto"/>
        <w:ind w:left="0"/>
        <w:rPr>
          <w:rFonts w:ascii="Times New Roman" w:hAnsi="Times New Roman" w:cs="Times New Roman"/>
          <w:sz w:val="32"/>
          <w:szCs w:val="32"/>
        </w:rPr>
      </w:pPr>
    </w:p>
    <w:p w14:paraId="35F1BA02" w14:textId="172229FF" w:rsidR="00106ED8" w:rsidRDefault="00106ED8">
      <w:pPr>
        <w:pStyle w:val="ListParagraph"/>
        <w:spacing w:line="240" w:lineRule="auto"/>
        <w:ind w:left="0"/>
        <w:rPr>
          <w:rFonts w:ascii="Times New Roman" w:hAnsi="Times New Roman" w:cs="Times New Roman"/>
          <w:sz w:val="32"/>
          <w:szCs w:val="32"/>
        </w:rPr>
      </w:pPr>
    </w:p>
    <w:p w14:paraId="77575F1D" w14:textId="3978E0B8" w:rsidR="00106ED8" w:rsidRDefault="00106ED8">
      <w:pPr>
        <w:pStyle w:val="ListParagraph"/>
        <w:spacing w:line="240" w:lineRule="auto"/>
        <w:ind w:left="0"/>
        <w:rPr>
          <w:rFonts w:ascii="Times New Roman" w:hAnsi="Times New Roman" w:cs="Times New Roman"/>
          <w:sz w:val="32"/>
          <w:szCs w:val="32"/>
        </w:rPr>
      </w:pPr>
    </w:p>
    <w:p w14:paraId="1A8D4476" w14:textId="77777777" w:rsidR="00106ED8" w:rsidRDefault="00106ED8">
      <w:pPr>
        <w:pStyle w:val="ListParagraph"/>
        <w:spacing w:line="240" w:lineRule="auto"/>
        <w:ind w:left="0"/>
        <w:rPr>
          <w:rFonts w:ascii="Times New Roman" w:hAnsi="Times New Roman" w:cs="Times New Roman"/>
          <w:sz w:val="32"/>
          <w:szCs w:val="32"/>
        </w:rPr>
      </w:pPr>
    </w:p>
    <w:p w14:paraId="5B77157B" w14:textId="77777777" w:rsidR="00106ED8" w:rsidRDefault="00106ED8">
      <w:pPr>
        <w:pStyle w:val="ListParagraph"/>
        <w:spacing w:line="240" w:lineRule="auto"/>
        <w:ind w:left="0"/>
        <w:rPr>
          <w:rFonts w:ascii="Times New Roman" w:hAnsi="Times New Roman" w:cs="Times New Roman"/>
          <w:sz w:val="32"/>
          <w:szCs w:val="32"/>
        </w:rPr>
      </w:pPr>
    </w:p>
    <w:p w14:paraId="7C7C9E84" w14:textId="77777777" w:rsidR="00106ED8" w:rsidRDefault="00106ED8">
      <w:pPr>
        <w:pStyle w:val="ListParagraph"/>
        <w:spacing w:line="240" w:lineRule="auto"/>
        <w:ind w:left="0"/>
        <w:rPr>
          <w:rFonts w:ascii="Times New Roman" w:hAnsi="Times New Roman" w:cs="Times New Roman"/>
          <w:sz w:val="32"/>
          <w:szCs w:val="32"/>
        </w:rPr>
      </w:pPr>
    </w:p>
    <w:p w14:paraId="4092F96D" w14:textId="77777777" w:rsidR="00106ED8" w:rsidRDefault="00106ED8">
      <w:pPr>
        <w:pStyle w:val="ListParagraph"/>
        <w:spacing w:line="240" w:lineRule="auto"/>
        <w:ind w:left="0"/>
        <w:rPr>
          <w:rFonts w:ascii="Times New Roman" w:hAnsi="Times New Roman" w:cs="Times New Roman"/>
          <w:sz w:val="32"/>
          <w:szCs w:val="32"/>
        </w:rPr>
      </w:pPr>
    </w:p>
    <w:p w14:paraId="4EB2E678" w14:textId="2A778E28" w:rsidR="00106ED8" w:rsidRPr="005C5859" w:rsidRDefault="005C5859" w:rsidP="005C5859">
      <w:pPr>
        <w:pStyle w:val="ListParagraph"/>
        <w:numPr>
          <w:ilvl w:val="1"/>
          <w:numId w:val="9"/>
        </w:numPr>
        <w:spacing w:line="240" w:lineRule="auto"/>
        <w:rPr>
          <w:rFonts w:ascii="Times New Roman" w:hAnsi="Times New Roman" w:cs="Times New Roman"/>
          <w:b/>
          <w:bCs/>
          <w:u w:val="single"/>
        </w:rPr>
      </w:pPr>
      <w:r w:rsidRPr="005C5859">
        <w:rPr>
          <w:rFonts w:ascii="Times New Roman" w:hAnsi="Times New Roman" w:cs="Times New Roman"/>
          <w:b/>
          <w:bCs/>
          <w:u w:val="single"/>
        </w:rPr>
        <w:t xml:space="preserve">Exhibit 9: </w:t>
      </w:r>
    </w:p>
    <w:p w14:paraId="02C0249E" w14:textId="36E2B543" w:rsidR="00106ED8" w:rsidRDefault="00BD3EE9">
      <w:pPr>
        <w:pStyle w:val="ListParagraph"/>
        <w:spacing w:line="240" w:lineRule="auto"/>
        <w:ind w:left="0"/>
        <w:rPr>
          <w:rFonts w:ascii="Times New Roman" w:hAnsi="Times New Roman" w:cs="Times New Roman"/>
          <w:sz w:val="32"/>
          <w:szCs w:val="32"/>
        </w:rPr>
      </w:pPr>
      <w:r>
        <w:rPr>
          <w:noProof/>
        </w:rPr>
        <w:drawing>
          <wp:anchor distT="0" distB="0" distL="114300" distR="114300" simplePos="0" relativeHeight="251658250" behindDoc="0" locked="0" layoutInCell="1" allowOverlap="1" wp14:anchorId="332D9E94" wp14:editId="536A878C">
            <wp:simplePos x="0" y="0"/>
            <wp:positionH relativeFrom="column">
              <wp:posOffset>-533921</wp:posOffset>
            </wp:positionH>
            <wp:positionV relativeFrom="paragraph">
              <wp:posOffset>323215</wp:posOffset>
            </wp:positionV>
            <wp:extent cx="7064581" cy="996287"/>
            <wp:effectExtent l="0" t="0" r="0" b="0"/>
            <wp:wrapNone/>
            <wp:docPr id="717514058" name="drawing" title="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14058" name="Picture 717514058"/>
                    <pic:cNvPicPr/>
                  </pic:nvPicPr>
                  <pic:blipFill>
                    <a:blip r:embed="rId24">
                      <a:extLst>
                        <a:ext uri="{28A0092B-C50C-407E-A947-70E740481C1C}">
                          <a14:useLocalDpi xmlns:a14="http://schemas.microsoft.com/office/drawing/2010/main" val="0"/>
                        </a:ext>
                      </a:extLst>
                    </a:blip>
                    <a:stretch>
                      <a:fillRect/>
                    </a:stretch>
                  </pic:blipFill>
                  <pic:spPr>
                    <a:xfrm>
                      <a:off x="0" y="0"/>
                      <a:ext cx="7064581" cy="996287"/>
                    </a:xfrm>
                    <a:prstGeom prst="rect">
                      <a:avLst/>
                    </a:prstGeom>
                  </pic:spPr>
                </pic:pic>
              </a:graphicData>
            </a:graphic>
            <wp14:sizeRelH relativeFrom="margin">
              <wp14:pctWidth>0</wp14:pctWidth>
            </wp14:sizeRelH>
            <wp14:sizeRelV relativeFrom="margin">
              <wp14:pctHeight>0</wp14:pctHeight>
            </wp14:sizeRelV>
          </wp:anchor>
        </w:drawing>
      </w:r>
    </w:p>
    <w:p w14:paraId="3CD36A06" w14:textId="77777777" w:rsidR="00106ED8" w:rsidRDefault="00106ED8">
      <w:pPr>
        <w:pStyle w:val="ListParagraph"/>
        <w:spacing w:line="240" w:lineRule="auto"/>
        <w:ind w:left="0"/>
        <w:rPr>
          <w:rFonts w:ascii="Times New Roman" w:hAnsi="Times New Roman" w:cs="Times New Roman"/>
          <w:sz w:val="32"/>
          <w:szCs w:val="32"/>
        </w:rPr>
      </w:pPr>
    </w:p>
    <w:p w14:paraId="6722C79B" w14:textId="77777777" w:rsidR="00106ED8" w:rsidRDefault="00106ED8">
      <w:pPr>
        <w:pStyle w:val="ListParagraph"/>
        <w:spacing w:line="240" w:lineRule="auto"/>
        <w:ind w:left="0"/>
        <w:rPr>
          <w:rFonts w:ascii="Times New Roman" w:hAnsi="Times New Roman" w:cs="Times New Roman"/>
          <w:sz w:val="32"/>
          <w:szCs w:val="32"/>
        </w:rPr>
      </w:pPr>
    </w:p>
    <w:p w14:paraId="2735369B" w14:textId="77777777" w:rsidR="00BD3EE9" w:rsidRDefault="00BD3EE9">
      <w:pPr>
        <w:pStyle w:val="ListParagraph"/>
        <w:spacing w:line="240" w:lineRule="auto"/>
        <w:ind w:left="0"/>
        <w:rPr>
          <w:rFonts w:ascii="Times New Roman" w:hAnsi="Times New Roman" w:cs="Times New Roman"/>
          <w:sz w:val="32"/>
          <w:szCs w:val="32"/>
        </w:rPr>
      </w:pPr>
    </w:p>
    <w:p w14:paraId="2CA8DA8A" w14:textId="58DB1C8B" w:rsidR="00BD3EE9" w:rsidRDefault="00BD3EE9">
      <w:pPr>
        <w:pStyle w:val="ListParagraph"/>
        <w:spacing w:line="240" w:lineRule="auto"/>
        <w:ind w:left="0"/>
        <w:rPr>
          <w:rFonts w:ascii="Times New Roman" w:hAnsi="Times New Roman" w:cs="Times New Roman"/>
          <w:sz w:val="32"/>
          <w:szCs w:val="32"/>
        </w:rPr>
      </w:pPr>
    </w:p>
    <w:p w14:paraId="4F00C1DD" w14:textId="6E386A82" w:rsidR="00BD3EE9" w:rsidRDefault="00BD3EE9">
      <w:pPr>
        <w:pStyle w:val="ListParagraph"/>
        <w:spacing w:line="240" w:lineRule="auto"/>
        <w:ind w:left="0"/>
        <w:rPr>
          <w:rFonts w:ascii="Times New Roman" w:hAnsi="Times New Roman" w:cs="Times New Roman"/>
          <w:sz w:val="32"/>
          <w:szCs w:val="32"/>
        </w:rPr>
      </w:pPr>
    </w:p>
    <w:p w14:paraId="003B3A22" w14:textId="77777777" w:rsidR="005C5859" w:rsidRDefault="005C5859">
      <w:pPr>
        <w:pStyle w:val="ListParagraph"/>
        <w:spacing w:line="240" w:lineRule="auto"/>
        <w:ind w:left="0"/>
        <w:rPr>
          <w:rFonts w:ascii="Times New Roman" w:hAnsi="Times New Roman" w:cs="Times New Roman"/>
          <w:sz w:val="32"/>
          <w:szCs w:val="32"/>
        </w:rPr>
      </w:pPr>
    </w:p>
    <w:p w14:paraId="43CCF78B" w14:textId="77777777" w:rsidR="002A37AF" w:rsidRDefault="002A37AF">
      <w:pPr>
        <w:pStyle w:val="ListParagraph"/>
        <w:spacing w:line="240" w:lineRule="auto"/>
        <w:ind w:left="0"/>
        <w:rPr>
          <w:rFonts w:ascii="Times New Roman" w:hAnsi="Times New Roman" w:cs="Times New Roman"/>
          <w:sz w:val="32"/>
          <w:szCs w:val="32"/>
        </w:rPr>
      </w:pPr>
    </w:p>
    <w:p w14:paraId="3E9D041F" w14:textId="14D93AF7" w:rsidR="005C5859" w:rsidRPr="007D37DE" w:rsidRDefault="005C5859" w:rsidP="005C5859">
      <w:pPr>
        <w:pStyle w:val="ListParagraph"/>
        <w:numPr>
          <w:ilvl w:val="1"/>
          <w:numId w:val="9"/>
        </w:numPr>
        <w:spacing w:line="240" w:lineRule="auto"/>
        <w:rPr>
          <w:rFonts w:ascii="Times New Roman" w:hAnsi="Times New Roman" w:cs="Times New Roman"/>
          <w:b/>
          <w:bCs/>
        </w:rPr>
      </w:pPr>
      <w:r w:rsidRPr="007D37DE">
        <w:rPr>
          <w:rFonts w:ascii="Times New Roman" w:hAnsi="Times New Roman" w:cs="Times New Roman"/>
          <w:b/>
          <w:bCs/>
        </w:rPr>
        <w:t xml:space="preserve">Exhibit 10: </w:t>
      </w:r>
    </w:p>
    <w:p w14:paraId="0F4196E8" w14:textId="66267535" w:rsidR="00106ED8" w:rsidRDefault="00106ED8">
      <w:pPr>
        <w:pStyle w:val="ListParagraph"/>
        <w:spacing w:line="240" w:lineRule="auto"/>
        <w:ind w:left="0"/>
        <w:rPr>
          <w:rFonts w:ascii="Times New Roman" w:hAnsi="Times New Roman" w:cs="Times New Roman"/>
          <w:sz w:val="32"/>
          <w:szCs w:val="32"/>
        </w:rPr>
      </w:pPr>
    </w:p>
    <w:p w14:paraId="5654D066" w14:textId="132BF111" w:rsidR="00106ED8" w:rsidRDefault="00DD7145">
      <w:pPr>
        <w:pStyle w:val="ListParagraph"/>
        <w:spacing w:line="240" w:lineRule="auto"/>
        <w:ind w:left="0"/>
        <w:rPr>
          <w:rFonts w:ascii="Times New Roman" w:hAnsi="Times New Roman" w:cs="Times New Roman"/>
          <w:sz w:val="32"/>
          <w:szCs w:val="32"/>
        </w:rPr>
      </w:pPr>
      <w:r>
        <w:rPr>
          <w:noProof/>
        </w:rPr>
        <w:drawing>
          <wp:anchor distT="0" distB="0" distL="114300" distR="114300" simplePos="0" relativeHeight="251658251" behindDoc="0" locked="0" layoutInCell="1" allowOverlap="1" wp14:anchorId="656212E1" wp14:editId="78F5E42D">
            <wp:simplePos x="0" y="0"/>
            <wp:positionH relativeFrom="column">
              <wp:posOffset>1371600</wp:posOffset>
            </wp:positionH>
            <wp:positionV relativeFrom="paragraph">
              <wp:posOffset>132080</wp:posOffset>
            </wp:positionV>
            <wp:extent cx="3505200" cy="1651798"/>
            <wp:effectExtent l="0" t="0" r="0" b="0"/>
            <wp:wrapNone/>
            <wp:docPr id="987949489" name="drawing" title="A yellow and black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49489" name="Picture 987949489"/>
                    <pic:cNvPicPr/>
                  </pic:nvPicPr>
                  <pic:blipFill>
                    <a:blip r:embed="rId25">
                      <a:extLst>
                        <a:ext uri="{28A0092B-C50C-407E-A947-70E740481C1C}">
                          <a14:useLocalDpi xmlns:a14="http://schemas.microsoft.com/office/drawing/2010/main" val="0"/>
                        </a:ext>
                      </a:extLst>
                    </a:blip>
                    <a:stretch>
                      <a:fillRect/>
                    </a:stretch>
                  </pic:blipFill>
                  <pic:spPr>
                    <a:xfrm>
                      <a:off x="0" y="0"/>
                      <a:ext cx="3505200" cy="1651798"/>
                    </a:xfrm>
                    <a:prstGeom prst="rect">
                      <a:avLst/>
                    </a:prstGeom>
                  </pic:spPr>
                </pic:pic>
              </a:graphicData>
            </a:graphic>
            <wp14:sizeRelH relativeFrom="margin">
              <wp14:pctWidth>0</wp14:pctWidth>
            </wp14:sizeRelH>
            <wp14:sizeRelV relativeFrom="margin">
              <wp14:pctHeight>0</wp14:pctHeight>
            </wp14:sizeRelV>
          </wp:anchor>
        </w:drawing>
      </w:r>
    </w:p>
    <w:p w14:paraId="398656C0" w14:textId="77777777" w:rsidR="00106ED8" w:rsidRDefault="00106ED8">
      <w:pPr>
        <w:pStyle w:val="ListParagraph"/>
        <w:spacing w:line="240" w:lineRule="auto"/>
        <w:ind w:left="0"/>
        <w:rPr>
          <w:rFonts w:ascii="Times New Roman" w:hAnsi="Times New Roman" w:cs="Times New Roman"/>
          <w:sz w:val="32"/>
          <w:szCs w:val="32"/>
        </w:rPr>
      </w:pPr>
    </w:p>
    <w:p w14:paraId="26A334BF" w14:textId="26D965FD" w:rsidR="00106ED8" w:rsidRDefault="00106ED8">
      <w:pPr>
        <w:pStyle w:val="ListParagraph"/>
        <w:spacing w:line="240" w:lineRule="auto"/>
        <w:ind w:left="0"/>
        <w:rPr>
          <w:rFonts w:ascii="Times New Roman" w:hAnsi="Times New Roman" w:cs="Times New Roman"/>
          <w:sz w:val="32"/>
          <w:szCs w:val="32"/>
        </w:rPr>
      </w:pPr>
    </w:p>
    <w:p w14:paraId="40484FE2" w14:textId="45FD39B9" w:rsidR="00106ED8" w:rsidRDefault="00106ED8">
      <w:pPr>
        <w:pStyle w:val="ListParagraph"/>
        <w:spacing w:line="240" w:lineRule="auto"/>
        <w:ind w:left="0"/>
        <w:rPr>
          <w:rFonts w:ascii="Times New Roman" w:hAnsi="Times New Roman" w:cs="Times New Roman"/>
          <w:sz w:val="32"/>
          <w:szCs w:val="32"/>
        </w:rPr>
      </w:pPr>
    </w:p>
    <w:p w14:paraId="3D294CD7" w14:textId="77777777" w:rsidR="00106ED8" w:rsidRDefault="00106ED8">
      <w:pPr>
        <w:pStyle w:val="ListParagraph"/>
        <w:spacing w:line="240" w:lineRule="auto"/>
        <w:ind w:left="0"/>
        <w:rPr>
          <w:rFonts w:ascii="Times New Roman" w:hAnsi="Times New Roman" w:cs="Times New Roman"/>
          <w:sz w:val="32"/>
          <w:szCs w:val="32"/>
        </w:rPr>
      </w:pPr>
    </w:p>
    <w:p w14:paraId="5FB084D4" w14:textId="77777777" w:rsidR="00106ED8" w:rsidRDefault="00106ED8">
      <w:pPr>
        <w:pStyle w:val="ListParagraph"/>
        <w:spacing w:line="240" w:lineRule="auto"/>
        <w:ind w:left="0"/>
        <w:rPr>
          <w:rFonts w:ascii="Times New Roman" w:hAnsi="Times New Roman" w:cs="Times New Roman"/>
          <w:sz w:val="32"/>
          <w:szCs w:val="32"/>
        </w:rPr>
      </w:pPr>
    </w:p>
    <w:p w14:paraId="0B8ECE74" w14:textId="77777777" w:rsidR="00106ED8" w:rsidRDefault="00106ED8">
      <w:pPr>
        <w:pStyle w:val="ListParagraph"/>
        <w:spacing w:line="240" w:lineRule="auto"/>
        <w:ind w:left="0"/>
        <w:rPr>
          <w:rFonts w:ascii="Times New Roman" w:hAnsi="Times New Roman" w:cs="Times New Roman"/>
          <w:sz w:val="32"/>
          <w:szCs w:val="32"/>
        </w:rPr>
      </w:pPr>
    </w:p>
    <w:p w14:paraId="21D2C223" w14:textId="77777777" w:rsidR="00106ED8" w:rsidRDefault="00106ED8">
      <w:pPr>
        <w:pStyle w:val="ListParagraph"/>
        <w:spacing w:line="240" w:lineRule="auto"/>
        <w:ind w:left="0"/>
        <w:rPr>
          <w:rFonts w:ascii="Times New Roman" w:hAnsi="Times New Roman" w:cs="Times New Roman"/>
          <w:sz w:val="32"/>
          <w:szCs w:val="32"/>
        </w:rPr>
      </w:pPr>
    </w:p>
    <w:p w14:paraId="43F293B2" w14:textId="1193EDF3" w:rsidR="00106ED8" w:rsidRDefault="00106ED8">
      <w:pPr>
        <w:pStyle w:val="ListParagraph"/>
        <w:spacing w:line="240" w:lineRule="auto"/>
        <w:ind w:left="0"/>
        <w:rPr>
          <w:rFonts w:ascii="Times New Roman" w:hAnsi="Times New Roman" w:cs="Times New Roman"/>
          <w:sz w:val="32"/>
          <w:szCs w:val="32"/>
        </w:rPr>
      </w:pPr>
    </w:p>
    <w:p w14:paraId="74873215" w14:textId="77777777" w:rsidR="005C5859" w:rsidRDefault="005C5859">
      <w:pPr>
        <w:pStyle w:val="ListParagraph"/>
        <w:spacing w:line="240" w:lineRule="auto"/>
        <w:ind w:left="0"/>
        <w:rPr>
          <w:rFonts w:ascii="Times New Roman" w:hAnsi="Times New Roman" w:cs="Times New Roman"/>
          <w:sz w:val="32"/>
          <w:szCs w:val="32"/>
        </w:rPr>
      </w:pPr>
    </w:p>
    <w:p w14:paraId="531980CC" w14:textId="13B2B8FF" w:rsidR="005C5859" w:rsidRPr="005C5859" w:rsidRDefault="005C5859" w:rsidP="005C5859">
      <w:pPr>
        <w:pStyle w:val="ListParagraph"/>
        <w:numPr>
          <w:ilvl w:val="1"/>
          <w:numId w:val="9"/>
        </w:numPr>
        <w:spacing w:line="240" w:lineRule="auto"/>
        <w:rPr>
          <w:rFonts w:ascii="Times New Roman" w:hAnsi="Times New Roman" w:cs="Times New Roman"/>
          <w:b/>
          <w:bCs/>
          <w:u w:val="single"/>
        </w:rPr>
      </w:pPr>
      <w:r w:rsidRPr="005C5859">
        <w:rPr>
          <w:rFonts w:ascii="Times New Roman" w:hAnsi="Times New Roman" w:cs="Times New Roman"/>
          <w:b/>
          <w:bCs/>
          <w:u w:val="single"/>
        </w:rPr>
        <w:t xml:space="preserve">Exhibit 11: </w:t>
      </w:r>
    </w:p>
    <w:p w14:paraId="708A3C48" w14:textId="5C19D928" w:rsidR="00106ED8" w:rsidRDefault="00BD3EE9">
      <w:pPr>
        <w:pStyle w:val="ListParagraph"/>
        <w:spacing w:line="240" w:lineRule="auto"/>
        <w:ind w:left="0"/>
        <w:rPr>
          <w:rFonts w:ascii="Times New Roman" w:hAnsi="Times New Roman" w:cs="Times New Roman"/>
          <w:sz w:val="32"/>
          <w:szCs w:val="32"/>
        </w:rPr>
      </w:pPr>
      <w:r>
        <w:rPr>
          <w:noProof/>
        </w:rPr>
        <w:drawing>
          <wp:anchor distT="0" distB="0" distL="114300" distR="114300" simplePos="0" relativeHeight="251658252" behindDoc="0" locked="0" layoutInCell="1" allowOverlap="1" wp14:anchorId="594D0FD8" wp14:editId="5EAD87C1">
            <wp:simplePos x="0" y="0"/>
            <wp:positionH relativeFrom="column">
              <wp:posOffset>748390</wp:posOffset>
            </wp:positionH>
            <wp:positionV relativeFrom="paragraph">
              <wp:posOffset>161290</wp:posOffset>
            </wp:positionV>
            <wp:extent cx="4522561" cy="2456597"/>
            <wp:effectExtent l="0" t="0" r="0" b="0"/>
            <wp:wrapNone/>
            <wp:docPr id="1478396637" name="drawing" title="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6637" name="Picture 1478396637"/>
                    <pic:cNvPicPr/>
                  </pic:nvPicPr>
                  <pic:blipFill>
                    <a:blip r:embed="rId26">
                      <a:extLst>
                        <a:ext uri="{28A0092B-C50C-407E-A947-70E740481C1C}">
                          <a14:useLocalDpi xmlns:a14="http://schemas.microsoft.com/office/drawing/2010/main" val="0"/>
                        </a:ext>
                      </a:extLst>
                    </a:blip>
                    <a:stretch>
                      <a:fillRect/>
                    </a:stretch>
                  </pic:blipFill>
                  <pic:spPr>
                    <a:xfrm>
                      <a:off x="0" y="0"/>
                      <a:ext cx="4522561" cy="2456597"/>
                    </a:xfrm>
                    <a:prstGeom prst="rect">
                      <a:avLst/>
                    </a:prstGeom>
                  </pic:spPr>
                </pic:pic>
              </a:graphicData>
            </a:graphic>
            <wp14:sizeRelH relativeFrom="margin">
              <wp14:pctWidth>0</wp14:pctWidth>
            </wp14:sizeRelH>
            <wp14:sizeRelV relativeFrom="margin">
              <wp14:pctHeight>0</wp14:pctHeight>
            </wp14:sizeRelV>
          </wp:anchor>
        </w:drawing>
      </w:r>
    </w:p>
    <w:p w14:paraId="255A3522" w14:textId="77777777" w:rsidR="00106ED8" w:rsidRDefault="00106ED8">
      <w:pPr>
        <w:pStyle w:val="ListParagraph"/>
        <w:spacing w:line="240" w:lineRule="auto"/>
        <w:ind w:left="0"/>
        <w:rPr>
          <w:rFonts w:ascii="Times New Roman" w:hAnsi="Times New Roman" w:cs="Times New Roman"/>
          <w:sz w:val="32"/>
          <w:szCs w:val="32"/>
        </w:rPr>
      </w:pPr>
    </w:p>
    <w:p w14:paraId="0E215987" w14:textId="77777777" w:rsidR="00106ED8" w:rsidRDefault="00106ED8">
      <w:pPr>
        <w:pStyle w:val="ListParagraph"/>
        <w:spacing w:line="240" w:lineRule="auto"/>
        <w:ind w:left="0"/>
        <w:rPr>
          <w:rFonts w:ascii="Times New Roman" w:hAnsi="Times New Roman" w:cs="Times New Roman"/>
          <w:sz w:val="32"/>
          <w:szCs w:val="32"/>
        </w:rPr>
      </w:pPr>
    </w:p>
    <w:p w14:paraId="792C4184" w14:textId="77777777" w:rsidR="00106ED8" w:rsidRDefault="00106ED8">
      <w:pPr>
        <w:pStyle w:val="ListParagraph"/>
        <w:spacing w:line="240" w:lineRule="auto"/>
        <w:ind w:left="0"/>
        <w:rPr>
          <w:rFonts w:ascii="Times New Roman" w:hAnsi="Times New Roman" w:cs="Times New Roman"/>
          <w:sz w:val="32"/>
          <w:szCs w:val="32"/>
        </w:rPr>
      </w:pPr>
    </w:p>
    <w:p w14:paraId="234D76EF" w14:textId="77777777" w:rsidR="00106ED8" w:rsidRDefault="00106ED8">
      <w:pPr>
        <w:pStyle w:val="ListParagraph"/>
        <w:spacing w:line="240" w:lineRule="auto"/>
        <w:ind w:left="0"/>
        <w:rPr>
          <w:rFonts w:ascii="Times New Roman" w:hAnsi="Times New Roman" w:cs="Times New Roman"/>
          <w:sz w:val="32"/>
          <w:szCs w:val="32"/>
        </w:rPr>
      </w:pPr>
    </w:p>
    <w:p w14:paraId="248FEF7F" w14:textId="77777777" w:rsidR="00106ED8" w:rsidRDefault="00106ED8">
      <w:pPr>
        <w:pStyle w:val="ListParagraph"/>
        <w:spacing w:line="240" w:lineRule="auto"/>
        <w:ind w:left="0"/>
        <w:rPr>
          <w:rFonts w:ascii="Times New Roman" w:hAnsi="Times New Roman" w:cs="Times New Roman"/>
          <w:sz w:val="32"/>
          <w:szCs w:val="32"/>
        </w:rPr>
      </w:pPr>
    </w:p>
    <w:p w14:paraId="769D9ACA" w14:textId="77777777" w:rsidR="00106ED8" w:rsidRDefault="00106ED8">
      <w:pPr>
        <w:pStyle w:val="ListParagraph"/>
        <w:spacing w:line="240" w:lineRule="auto"/>
        <w:ind w:left="0"/>
        <w:rPr>
          <w:rFonts w:ascii="Times New Roman" w:hAnsi="Times New Roman" w:cs="Times New Roman"/>
          <w:sz w:val="32"/>
          <w:szCs w:val="32"/>
        </w:rPr>
      </w:pPr>
    </w:p>
    <w:p w14:paraId="4558EBF8" w14:textId="77777777" w:rsidR="00106ED8" w:rsidRDefault="00106ED8">
      <w:pPr>
        <w:pStyle w:val="ListParagraph"/>
        <w:spacing w:line="240" w:lineRule="auto"/>
        <w:ind w:left="0"/>
        <w:rPr>
          <w:rFonts w:ascii="Times New Roman" w:hAnsi="Times New Roman" w:cs="Times New Roman"/>
          <w:sz w:val="32"/>
          <w:szCs w:val="32"/>
        </w:rPr>
      </w:pPr>
    </w:p>
    <w:p w14:paraId="5442F1D5" w14:textId="77777777" w:rsidR="00106ED8" w:rsidRDefault="00106ED8">
      <w:pPr>
        <w:pStyle w:val="ListParagraph"/>
        <w:spacing w:line="240" w:lineRule="auto"/>
        <w:ind w:left="0"/>
        <w:rPr>
          <w:rFonts w:ascii="Times New Roman" w:hAnsi="Times New Roman" w:cs="Times New Roman"/>
          <w:sz w:val="32"/>
          <w:szCs w:val="32"/>
        </w:rPr>
      </w:pPr>
    </w:p>
    <w:p w14:paraId="160140E9" w14:textId="77777777" w:rsidR="00EF48D2" w:rsidRPr="00E74EA2" w:rsidRDefault="00EF48D2">
      <w:pPr>
        <w:pStyle w:val="ListParagraph"/>
        <w:spacing w:line="240" w:lineRule="auto"/>
        <w:ind w:left="0"/>
        <w:rPr>
          <w:rFonts w:ascii="Times New Roman" w:hAnsi="Times New Roman" w:cs="Times New Roman"/>
          <w:sz w:val="32"/>
          <w:szCs w:val="32"/>
        </w:rPr>
      </w:pPr>
    </w:p>
    <w:sectPr w:rsidR="00EF48D2" w:rsidRPr="00E74EA2" w:rsidSect="007D118D">
      <w:type w:val="continuous"/>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32C85" w14:textId="77777777" w:rsidR="00ED0BE8" w:rsidRDefault="00ED0BE8" w:rsidP="00A37595">
      <w:pPr>
        <w:spacing w:after="0" w:line="240" w:lineRule="auto"/>
      </w:pPr>
      <w:r>
        <w:separator/>
      </w:r>
    </w:p>
  </w:endnote>
  <w:endnote w:type="continuationSeparator" w:id="0">
    <w:p w14:paraId="019A6287" w14:textId="77777777" w:rsidR="00ED0BE8" w:rsidRDefault="00ED0BE8" w:rsidP="00A37595">
      <w:pPr>
        <w:spacing w:after="0" w:line="240" w:lineRule="auto"/>
      </w:pPr>
      <w:r>
        <w:continuationSeparator/>
      </w:r>
    </w:p>
  </w:endnote>
  <w:endnote w:type="continuationNotice" w:id="1">
    <w:p w14:paraId="31A642E4" w14:textId="77777777" w:rsidR="00ED0BE8" w:rsidRDefault="00ED0B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2"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8092109"/>
      <w:docPartObj>
        <w:docPartGallery w:val="Page Numbers (Bottom of Page)"/>
        <w:docPartUnique/>
      </w:docPartObj>
    </w:sdtPr>
    <w:sdtContent>
      <w:p w14:paraId="21E6DB00" w14:textId="69E32867" w:rsidR="009E3332" w:rsidRDefault="009E3332" w:rsidP="009E33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CF9455E" w14:textId="708460A5" w:rsidR="00731AFE" w:rsidRDefault="00731AFE" w:rsidP="009E33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D986" w14:textId="2CF4328A" w:rsidR="00731AFE" w:rsidRDefault="00731AFE" w:rsidP="009E33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7291" w14:textId="77777777" w:rsidR="00ED0BE8" w:rsidRDefault="00ED0BE8" w:rsidP="00A37595">
      <w:pPr>
        <w:spacing w:after="0" w:line="240" w:lineRule="auto"/>
      </w:pPr>
      <w:r>
        <w:separator/>
      </w:r>
    </w:p>
  </w:footnote>
  <w:footnote w:type="continuationSeparator" w:id="0">
    <w:p w14:paraId="6D7E4DB9" w14:textId="77777777" w:rsidR="00ED0BE8" w:rsidRDefault="00ED0BE8" w:rsidP="00A37595">
      <w:pPr>
        <w:spacing w:after="0" w:line="240" w:lineRule="auto"/>
      </w:pPr>
      <w:r>
        <w:continuationSeparator/>
      </w:r>
    </w:p>
  </w:footnote>
  <w:footnote w:type="continuationNotice" w:id="1">
    <w:p w14:paraId="2D1C6695" w14:textId="77777777" w:rsidR="00ED0BE8" w:rsidRDefault="00ED0BE8">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C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5F63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EA45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B127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78314B"/>
    <w:multiLevelType w:val="hybridMultilevel"/>
    <w:tmpl w:val="79E852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073DF5"/>
    <w:multiLevelType w:val="hybridMultilevel"/>
    <w:tmpl w:val="20A83FD2"/>
    <w:lvl w:ilvl="0" w:tplc="A7D2ABF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0A5C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71482E"/>
    <w:multiLevelType w:val="hybridMultilevel"/>
    <w:tmpl w:val="C088C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1A1825"/>
    <w:multiLevelType w:val="multilevel"/>
    <w:tmpl w:val="9B6AAB50"/>
    <w:lvl w:ilvl="0">
      <w:start w:val="1"/>
      <w:numFmt w:val="decimal"/>
      <w:lvlText w:val="%1."/>
      <w:lvlJc w:val="left"/>
      <w:pPr>
        <w:ind w:left="360" w:hanging="360"/>
      </w:pPr>
      <w:rPr>
        <w:rFonts w:hint="default"/>
        <w:b/>
        <w:bCs w:val="0"/>
        <w:color w:val="000000" w:themeColor="text1"/>
      </w:rPr>
    </w:lvl>
    <w:lvl w:ilvl="1">
      <w:start w:val="1"/>
      <w:numFmt w:val="decimal"/>
      <w:isLgl/>
      <w:lvlText w:val="%1.%2"/>
      <w:lvlJc w:val="left"/>
      <w:pPr>
        <w:ind w:left="720" w:hanging="720"/>
      </w:pPr>
      <w:rPr>
        <w:rFonts w:hint="default"/>
        <w:b/>
        <w:bCs/>
        <w:color w:val="000000" w:themeColor="text1"/>
        <w:u w:val="singl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73562E4"/>
    <w:multiLevelType w:val="hybridMultilevel"/>
    <w:tmpl w:val="09FED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030C08"/>
    <w:multiLevelType w:val="multilevel"/>
    <w:tmpl w:val="9EC2238A"/>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AAC60D9"/>
    <w:multiLevelType w:val="multilevel"/>
    <w:tmpl w:val="70D2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14DE6"/>
    <w:multiLevelType w:val="hybridMultilevel"/>
    <w:tmpl w:val="4E1E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C12CD4"/>
    <w:multiLevelType w:val="hybridMultilevel"/>
    <w:tmpl w:val="0100D148"/>
    <w:lvl w:ilvl="0" w:tplc="EB748A46">
      <w:numFmt w:val="bullet"/>
      <w:lvlText w:val="▪"/>
      <w:lvlJc w:val="left"/>
      <w:pPr>
        <w:ind w:left="720" w:hanging="360"/>
      </w:pPr>
      <w:rPr>
        <w:rFonts w:ascii="Garamond" w:eastAsia="Garamond" w:hAnsi="Garamond" w:cs="Garamond" w:hint="default"/>
        <w:spacing w:val="0"/>
        <w:w w:val="10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472D65"/>
    <w:multiLevelType w:val="hybridMultilevel"/>
    <w:tmpl w:val="71F41B6C"/>
    <w:lvl w:ilvl="0" w:tplc="EB748A46">
      <w:numFmt w:val="bullet"/>
      <w:lvlText w:val="▪"/>
      <w:lvlJc w:val="left"/>
      <w:pPr>
        <w:ind w:left="720" w:hanging="360"/>
      </w:pPr>
      <w:rPr>
        <w:rFonts w:ascii="Garamond" w:eastAsia="Garamond" w:hAnsi="Garamond" w:cs="Garamond"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8320CE"/>
    <w:multiLevelType w:val="hybridMultilevel"/>
    <w:tmpl w:val="6792B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033C76"/>
    <w:multiLevelType w:val="multilevel"/>
    <w:tmpl w:val="9710E3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372A7"/>
    <w:multiLevelType w:val="hybridMultilevel"/>
    <w:tmpl w:val="5B320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37332A"/>
    <w:multiLevelType w:val="multilevel"/>
    <w:tmpl w:val="3D0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0311A"/>
    <w:multiLevelType w:val="hybridMultilevel"/>
    <w:tmpl w:val="AA3C4B7A"/>
    <w:lvl w:ilvl="0" w:tplc="22FEBB8E">
      <w:start w:val="1"/>
      <w:numFmt w:val="lowerLetter"/>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E963F4"/>
    <w:multiLevelType w:val="hybridMultilevel"/>
    <w:tmpl w:val="C6343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FA6367"/>
    <w:multiLevelType w:val="hybridMultilevel"/>
    <w:tmpl w:val="4B46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785867">
    <w:abstractNumId w:val="5"/>
  </w:num>
  <w:num w:numId="2" w16cid:durableId="1429892176">
    <w:abstractNumId w:val="21"/>
  </w:num>
  <w:num w:numId="3" w16cid:durableId="1535116982">
    <w:abstractNumId w:val="17"/>
  </w:num>
  <w:num w:numId="4" w16cid:durableId="1185943094">
    <w:abstractNumId w:val="15"/>
  </w:num>
  <w:num w:numId="5" w16cid:durableId="1606770097">
    <w:abstractNumId w:val="19"/>
  </w:num>
  <w:num w:numId="6" w16cid:durableId="1728341097">
    <w:abstractNumId w:val="18"/>
  </w:num>
  <w:num w:numId="7" w16cid:durableId="1027411934">
    <w:abstractNumId w:val="11"/>
  </w:num>
  <w:num w:numId="8" w16cid:durableId="1702319626">
    <w:abstractNumId w:val="16"/>
  </w:num>
  <w:num w:numId="9" w16cid:durableId="1381319171">
    <w:abstractNumId w:val="8"/>
  </w:num>
  <w:num w:numId="10" w16cid:durableId="1441293363">
    <w:abstractNumId w:val="14"/>
  </w:num>
  <w:num w:numId="11" w16cid:durableId="1509104345">
    <w:abstractNumId w:val="10"/>
  </w:num>
  <w:num w:numId="12" w16cid:durableId="154078854">
    <w:abstractNumId w:val="13"/>
  </w:num>
  <w:num w:numId="13" w16cid:durableId="1405762008">
    <w:abstractNumId w:val="12"/>
  </w:num>
  <w:num w:numId="14" w16cid:durableId="570163249">
    <w:abstractNumId w:val="4"/>
  </w:num>
  <w:num w:numId="15" w16cid:durableId="600338623">
    <w:abstractNumId w:val="9"/>
  </w:num>
  <w:num w:numId="16" w16cid:durableId="772940221">
    <w:abstractNumId w:val="20"/>
  </w:num>
  <w:num w:numId="17" w16cid:durableId="373426013">
    <w:abstractNumId w:val="7"/>
  </w:num>
  <w:num w:numId="18" w16cid:durableId="1290472441">
    <w:abstractNumId w:val="2"/>
  </w:num>
  <w:num w:numId="19" w16cid:durableId="899025890">
    <w:abstractNumId w:val="0"/>
  </w:num>
  <w:num w:numId="20" w16cid:durableId="961887208">
    <w:abstractNumId w:val="1"/>
  </w:num>
  <w:num w:numId="21" w16cid:durableId="1973317276">
    <w:abstractNumId w:val="6"/>
  </w:num>
  <w:num w:numId="22" w16cid:durableId="1034429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E9"/>
    <w:rsid w:val="000108B3"/>
    <w:rsid w:val="00011515"/>
    <w:rsid w:val="00011E2A"/>
    <w:rsid w:val="00012D09"/>
    <w:rsid w:val="0002543B"/>
    <w:rsid w:val="0003336D"/>
    <w:rsid w:val="00036298"/>
    <w:rsid w:val="00036706"/>
    <w:rsid w:val="00040CE2"/>
    <w:rsid w:val="00045B40"/>
    <w:rsid w:val="00046AF5"/>
    <w:rsid w:val="00050089"/>
    <w:rsid w:val="000547B3"/>
    <w:rsid w:val="00055379"/>
    <w:rsid w:val="0006107C"/>
    <w:rsid w:val="00062A19"/>
    <w:rsid w:val="000668C5"/>
    <w:rsid w:val="00066AD4"/>
    <w:rsid w:val="00071BCA"/>
    <w:rsid w:val="00080CDC"/>
    <w:rsid w:val="00087E62"/>
    <w:rsid w:val="000905C7"/>
    <w:rsid w:val="000974D4"/>
    <w:rsid w:val="000A3377"/>
    <w:rsid w:val="000B11D6"/>
    <w:rsid w:val="000B205A"/>
    <w:rsid w:val="000B4361"/>
    <w:rsid w:val="000B73B3"/>
    <w:rsid w:val="000C000A"/>
    <w:rsid w:val="000C0FE6"/>
    <w:rsid w:val="000C2A35"/>
    <w:rsid w:val="000C2DF7"/>
    <w:rsid w:val="000C3710"/>
    <w:rsid w:val="000D05BA"/>
    <w:rsid w:val="000D7807"/>
    <w:rsid w:val="000E0669"/>
    <w:rsid w:val="000E2B42"/>
    <w:rsid w:val="000E63C9"/>
    <w:rsid w:val="0010122C"/>
    <w:rsid w:val="00102878"/>
    <w:rsid w:val="00104F78"/>
    <w:rsid w:val="00105DF9"/>
    <w:rsid w:val="00106ED8"/>
    <w:rsid w:val="00133747"/>
    <w:rsid w:val="00150732"/>
    <w:rsid w:val="001507A9"/>
    <w:rsid w:val="001529FB"/>
    <w:rsid w:val="00154B32"/>
    <w:rsid w:val="00161603"/>
    <w:rsid w:val="00161F1C"/>
    <w:rsid w:val="00180738"/>
    <w:rsid w:val="00181521"/>
    <w:rsid w:val="00184485"/>
    <w:rsid w:val="00190E54"/>
    <w:rsid w:val="00195CAC"/>
    <w:rsid w:val="00196DB1"/>
    <w:rsid w:val="001979FE"/>
    <w:rsid w:val="001B3F52"/>
    <w:rsid w:val="001C67EA"/>
    <w:rsid w:val="001E2077"/>
    <w:rsid w:val="001F4100"/>
    <w:rsid w:val="001F5CEB"/>
    <w:rsid w:val="002035EA"/>
    <w:rsid w:val="00206150"/>
    <w:rsid w:val="00216D31"/>
    <w:rsid w:val="00220288"/>
    <w:rsid w:val="0022066B"/>
    <w:rsid w:val="00221334"/>
    <w:rsid w:val="00223FA5"/>
    <w:rsid w:val="00224B4B"/>
    <w:rsid w:val="00225B44"/>
    <w:rsid w:val="0023159E"/>
    <w:rsid w:val="00237340"/>
    <w:rsid w:val="00254C8A"/>
    <w:rsid w:val="0025576E"/>
    <w:rsid w:val="00256C1E"/>
    <w:rsid w:val="00262D49"/>
    <w:rsid w:val="0026331E"/>
    <w:rsid w:val="00263CCA"/>
    <w:rsid w:val="00275349"/>
    <w:rsid w:val="00281D80"/>
    <w:rsid w:val="002831B6"/>
    <w:rsid w:val="0029159A"/>
    <w:rsid w:val="00297748"/>
    <w:rsid w:val="002A2209"/>
    <w:rsid w:val="002A37AF"/>
    <w:rsid w:val="002B05D8"/>
    <w:rsid w:val="002B2CE7"/>
    <w:rsid w:val="002B6274"/>
    <w:rsid w:val="002D20A1"/>
    <w:rsid w:val="002D2B35"/>
    <w:rsid w:val="002D2D53"/>
    <w:rsid w:val="002D7E12"/>
    <w:rsid w:val="002E097B"/>
    <w:rsid w:val="002E26EA"/>
    <w:rsid w:val="002F2CFB"/>
    <w:rsid w:val="00300EB9"/>
    <w:rsid w:val="00311613"/>
    <w:rsid w:val="0032039E"/>
    <w:rsid w:val="0032511C"/>
    <w:rsid w:val="00327C74"/>
    <w:rsid w:val="00334F9A"/>
    <w:rsid w:val="00341EE9"/>
    <w:rsid w:val="003565E4"/>
    <w:rsid w:val="00360D10"/>
    <w:rsid w:val="0036562F"/>
    <w:rsid w:val="00373E14"/>
    <w:rsid w:val="00382C50"/>
    <w:rsid w:val="00387CD3"/>
    <w:rsid w:val="003A0DA0"/>
    <w:rsid w:val="003A2BE3"/>
    <w:rsid w:val="003A5C43"/>
    <w:rsid w:val="003B470D"/>
    <w:rsid w:val="003B5317"/>
    <w:rsid w:val="003C4B5A"/>
    <w:rsid w:val="003C7CDA"/>
    <w:rsid w:val="003D2A37"/>
    <w:rsid w:val="003E2B4F"/>
    <w:rsid w:val="003E431D"/>
    <w:rsid w:val="003E62AF"/>
    <w:rsid w:val="003F148C"/>
    <w:rsid w:val="003F2CB0"/>
    <w:rsid w:val="003F6861"/>
    <w:rsid w:val="003F747D"/>
    <w:rsid w:val="00402DEE"/>
    <w:rsid w:val="00406BD2"/>
    <w:rsid w:val="00412E5F"/>
    <w:rsid w:val="00412F27"/>
    <w:rsid w:val="0041365C"/>
    <w:rsid w:val="00415BB6"/>
    <w:rsid w:val="00422D0A"/>
    <w:rsid w:val="00423B84"/>
    <w:rsid w:val="00431F55"/>
    <w:rsid w:val="00441232"/>
    <w:rsid w:val="0045000B"/>
    <w:rsid w:val="00454C16"/>
    <w:rsid w:val="00464C3B"/>
    <w:rsid w:val="00467318"/>
    <w:rsid w:val="004721A6"/>
    <w:rsid w:val="00480B7E"/>
    <w:rsid w:val="00483A08"/>
    <w:rsid w:val="00486371"/>
    <w:rsid w:val="004A5AAC"/>
    <w:rsid w:val="004B6D0F"/>
    <w:rsid w:val="004B733A"/>
    <w:rsid w:val="004E01F4"/>
    <w:rsid w:val="004E7C18"/>
    <w:rsid w:val="004F143B"/>
    <w:rsid w:val="0050076D"/>
    <w:rsid w:val="00500F11"/>
    <w:rsid w:val="0050171B"/>
    <w:rsid w:val="00510C1D"/>
    <w:rsid w:val="00511C0C"/>
    <w:rsid w:val="00514CBB"/>
    <w:rsid w:val="00532595"/>
    <w:rsid w:val="005350AA"/>
    <w:rsid w:val="00537483"/>
    <w:rsid w:val="00540246"/>
    <w:rsid w:val="005427AD"/>
    <w:rsid w:val="005507C2"/>
    <w:rsid w:val="00553B09"/>
    <w:rsid w:val="00554EEE"/>
    <w:rsid w:val="0055763C"/>
    <w:rsid w:val="00576BD9"/>
    <w:rsid w:val="00580574"/>
    <w:rsid w:val="00580F88"/>
    <w:rsid w:val="00594CF6"/>
    <w:rsid w:val="005A69CF"/>
    <w:rsid w:val="005A6BB7"/>
    <w:rsid w:val="005B2EEA"/>
    <w:rsid w:val="005B340B"/>
    <w:rsid w:val="005B3B4C"/>
    <w:rsid w:val="005C0317"/>
    <w:rsid w:val="005C5859"/>
    <w:rsid w:val="005D3799"/>
    <w:rsid w:val="005D4233"/>
    <w:rsid w:val="005E480D"/>
    <w:rsid w:val="005E69C2"/>
    <w:rsid w:val="005F1A50"/>
    <w:rsid w:val="005F2940"/>
    <w:rsid w:val="005F3B1D"/>
    <w:rsid w:val="005F7BB8"/>
    <w:rsid w:val="006013EB"/>
    <w:rsid w:val="00604C00"/>
    <w:rsid w:val="006102BF"/>
    <w:rsid w:val="0061478F"/>
    <w:rsid w:val="006263C7"/>
    <w:rsid w:val="00631120"/>
    <w:rsid w:val="00634336"/>
    <w:rsid w:val="006421EF"/>
    <w:rsid w:val="00647906"/>
    <w:rsid w:val="006511E9"/>
    <w:rsid w:val="00654079"/>
    <w:rsid w:val="00662242"/>
    <w:rsid w:val="00667A06"/>
    <w:rsid w:val="00675391"/>
    <w:rsid w:val="00677F5E"/>
    <w:rsid w:val="00681EA3"/>
    <w:rsid w:val="006856F6"/>
    <w:rsid w:val="0069086B"/>
    <w:rsid w:val="006A042F"/>
    <w:rsid w:val="006A1179"/>
    <w:rsid w:val="006A1402"/>
    <w:rsid w:val="006A53F7"/>
    <w:rsid w:val="006B091A"/>
    <w:rsid w:val="006C1CFB"/>
    <w:rsid w:val="006C5AE3"/>
    <w:rsid w:val="006D498B"/>
    <w:rsid w:val="006D6830"/>
    <w:rsid w:val="006F5ABC"/>
    <w:rsid w:val="006F6070"/>
    <w:rsid w:val="006F62B4"/>
    <w:rsid w:val="006F7FDF"/>
    <w:rsid w:val="007002C9"/>
    <w:rsid w:val="007056B1"/>
    <w:rsid w:val="00707AFC"/>
    <w:rsid w:val="00722856"/>
    <w:rsid w:val="00726333"/>
    <w:rsid w:val="00731AFE"/>
    <w:rsid w:val="00740573"/>
    <w:rsid w:val="007440D5"/>
    <w:rsid w:val="0076095A"/>
    <w:rsid w:val="007638F2"/>
    <w:rsid w:val="0076483E"/>
    <w:rsid w:val="007668A6"/>
    <w:rsid w:val="00767D78"/>
    <w:rsid w:val="00773CC3"/>
    <w:rsid w:val="00773FC5"/>
    <w:rsid w:val="00795191"/>
    <w:rsid w:val="007A2495"/>
    <w:rsid w:val="007A5746"/>
    <w:rsid w:val="007A584B"/>
    <w:rsid w:val="007B0A82"/>
    <w:rsid w:val="007B5FEF"/>
    <w:rsid w:val="007B7317"/>
    <w:rsid w:val="007D118D"/>
    <w:rsid w:val="007D37DE"/>
    <w:rsid w:val="007E31B8"/>
    <w:rsid w:val="007F3DA6"/>
    <w:rsid w:val="007F6D2A"/>
    <w:rsid w:val="008034E1"/>
    <w:rsid w:val="00804D37"/>
    <w:rsid w:val="0080688F"/>
    <w:rsid w:val="0081682C"/>
    <w:rsid w:val="008242D4"/>
    <w:rsid w:val="00832B99"/>
    <w:rsid w:val="00835FE1"/>
    <w:rsid w:val="00836162"/>
    <w:rsid w:val="0084073B"/>
    <w:rsid w:val="00841B9C"/>
    <w:rsid w:val="00841D3D"/>
    <w:rsid w:val="00846ABE"/>
    <w:rsid w:val="00855D1A"/>
    <w:rsid w:val="008634EB"/>
    <w:rsid w:val="0086760C"/>
    <w:rsid w:val="00871B7F"/>
    <w:rsid w:val="008776B8"/>
    <w:rsid w:val="008903A1"/>
    <w:rsid w:val="00891CB2"/>
    <w:rsid w:val="00893F0B"/>
    <w:rsid w:val="008955D9"/>
    <w:rsid w:val="008970C3"/>
    <w:rsid w:val="00897A4C"/>
    <w:rsid w:val="008A2F64"/>
    <w:rsid w:val="008B177D"/>
    <w:rsid w:val="008B433C"/>
    <w:rsid w:val="008C5729"/>
    <w:rsid w:val="008C6A0B"/>
    <w:rsid w:val="008D1DB9"/>
    <w:rsid w:val="008E1F50"/>
    <w:rsid w:val="008E4C07"/>
    <w:rsid w:val="008E7B25"/>
    <w:rsid w:val="008F3A2B"/>
    <w:rsid w:val="008F5BF6"/>
    <w:rsid w:val="008F7E2E"/>
    <w:rsid w:val="00901911"/>
    <w:rsid w:val="00912302"/>
    <w:rsid w:val="00915DF8"/>
    <w:rsid w:val="00930399"/>
    <w:rsid w:val="00931E96"/>
    <w:rsid w:val="00933852"/>
    <w:rsid w:val="009565BD"/>
    <w:rsid w:val="00961B41"/>
    <w:rsid w:val="00967CDF"/>
    <w:rsid w:val="009904E8"/>
    <w:rsid w:val="009927F2"/>
    <w:rsid w:val="00993E08"/>
    <w:rsid w:val="009A171C"/>
    <w:rsid w:val="009A31A4"/>
    <w:rsid w:val="009A3414"/>
    <w:rsid w:val="009A3ABE"/>
    <w:rsid w:val="009B527F"/>
    <w:rsid w:val="009B7A1A"/>
    <w:rsid w:val="009C1172"/>
    <w:rsid w:val="009D2723"/>
    <w:rsid w:val="009E2FC2"/>
    <w:rsid w:val="009E3332"/>
    <w:rsid w:val="009F0ABF"/>
    <w:rsid w:val="009F2ECE"/>
    <w:rsid w:val="00A001C6"/>
    <w:rsid w:val="00A01964"/>
    <w:rsid w:val="00A0492C"/>
    <w:rsid w:val="00A1007C"/>
    <w:rsid w:val="00A10E80"/>
    <w:rsid w:val="00A13A38"/>
    <w:rsid w:val="00A16A8C"/>
    <w:rsid w:val="00A31CDB"/>
    <w:rsid w:val="00A346A1"/>
    <w:rsid w:val="00A3494F"/>
    <w:rsid w:val="00A37595"/>
    <w:rsid w:val="00A41F7F"/>
    <w:rsid w:val="00A50ACF"/>
    <w:rsid w:val="00A51820"/>
    <w:rsid w:val="00A53E78"/>
    <w:rsid w:val="00A56512"/>
    <w:rsid w:val="00A673E6"/>
    <w:rsid w:val="00A711B0"/>
    <w:rsid w:val="00A73D87"/>
    <w:rsid w:val="00A774DF"/>
    <w:rsid w:val="00A82988"/>
    <w:rsid w:val="00A8675E"/>
    <w:rsid w:val="00A879B6"/>
    <w:rsid w:val="00A93989"/>
    <w:rsid w:val="00A94BCF"/>
    <w:rsid w:val="00AA2AEC"/>
    <w:rsid w:val="00AB36F0"/>
    <w:rsid w:val="00AB5A39"/>
    <w:rsid w:val="00AE115D"/>
    <w:rsid w:val="00AE21E7"/>
    <w:rsid w:val="00AE5539"/>
    <w:rsid w:val="00AF1953"/>
    <w:rsid w:val="00AF385D"/>
    <w:rsid w:val="00AF3FAF"/>
    <w:rsid w:val="00AF59F4"/>
    <w:rsid w:val="00AF680D"/>
    <w:rsid w:val="00B02F72"/>
    <w:rsid w:val="00B04B03"/>
    <w:rsid w:val="00B05D00"/>
    <w:rsid w:val="00B06F75"/>
    <w:rsid w:val="00B10C30"/>
    <w:rsid w:val="00B153B5"/>
    <w:rsid w:val="00B20164"/>
    <w:rsid w:val="00B20D49"/>
    <w:rsid w:val="00B23265"/>
    <w:rsid w:val="00B256D2"/>
    <w:rsid w:val="00B342F5"/>
    <w:rsid w:val="00B36227"/>
    <w:rsid w:val="00B417FE"/>
    <w:rsid w:val="00B43005"/>
    <w:rsid w:val="00B46FDE"/>
    <w:rsid w:val="00B521F8"/>
    <w:rsid w:val="00B544EA"/>
    <w:rsid w:val="00B61277"/>
    <w:rsid w:val="00B642A8"/>
    <w:rsid w:val="00B80BE4"/>
    <w:rsid w:val="00B93FD0"/>
    <w:rsid w:val="00B95154"/>
    <w:rsid w:val="00BB4F21"/>
    <w:rsid w:val="00BC4348"/>
    <w:rsid w:val="00BD3EE9"/>
    <w:rsid w:val="00BD5A1C"/>
    <w:rsid w:val="00BD5C19"/>
    <w:rsid w:val="00BD7CA5"/>
    <w:rsid w:val="00BE0FB4"/>
    <w:rsid w:val="00BE4DE9"/>
    <w:rsid w:val="00BE792E"/>
    <w:rsid w:val="00BF4E97"/>
    <w:rsid w:val="00BF5153"/>
    <w:rsid w:val="00BF5D30"/>
    <w:rsid w:val="00C0129A"/>
    <w:rsid w:val="00C05497"/>
    <w:rsid w:val="00C06377"/>
    <w:rsid w:val="00C07855"/>
    <w:rsid w:val="00C14DCB"/>
    <w:rsid w:val="00C15B40"/>
    <w:rsid w:val="00C209FC"/>
    <w:rsid w:val="00C2449F"/>
    <w:rsid w:val="00C34019"/>
    <w:rsid w:val="00C36231"/>
    <w:rsid w:val="00C37AE6"/>
    <w:rsid w:val="00C4263D"/>
    <w:rsid w:val="00C46E28"/>
    <w:rsid w:val="00C544AC"/>
    <w:rsid w:val="00C54A46"/>
    <w:rsid w:val="00C606F9"/>
    <w:rsid w:val="00C6076F"/>
    <w:rsid w:val="00C7220B"/>
    <w:rsid w:val="00C806A4"/>
    <w:rsid w:val="00C817F5"/>
    <w:rsid w:val="00C82240"/>
    <w:rsid w:val="00C837DD"/>
    <w:rsid w:val="00C863D5"/>
    <w:rsid w:val="00C9026A"/>
    <w:rsid w:val="00C907C1"/>
    <w:rsid w:val="00CA1452"/>
    <w:rsid w:val="00CA3EFC"/>
    <w:rsid w:val="00CA7B92"/>
    <w:rsid w:val="00CB19EF"/>
    <w:rsid w:val="00CB3852"/>
    <w:rsid w:val="00CD0AEB"/>
    <w:rsid w:val="00CD0D43"/>
    <w:rsid w:val="00CD5B5F"/>
    <w:rsid w:val="00CE2EC7"/>
    <w:rsid w:val="00CE3FDF"/>
    <w:rsid w:val="00CF3019"/>
    <w:rsid w:val="00CF5CA4"/>
    <w:rsid w:val="00D00097"/>
    <w:rsid w:val="00D06346"/>
    <w:rsid w:val="00D343E3"/>
    <w:rsid w:val="00D35B3B"/>
    <w:rsid w:val="00D404DE"/>
    <w:rsid w:val="00D42407"/>
    <w:rsid w:val="00D44F45"/>
    <w:rsid w:val="00D47DAB"/>
    <w:rsid w:val="00D57F73"/>
    <w:rsid w:val="00D6012F"/>
    <w:rsid w:val="00D60FA6"/>
    <w:rsid w:val="00D61712"/>
    <w:rsid w:val="00D65116"/>
    <w:rsid w:val="00D7007B"/>
    <w:rsid w:val="00D734CF"/>
    <w:rsid w:val="00D80B10"/>
    <w:rsid w:val="00D826A2"/>
    <w:rsid w:val="00D830E0"/>
    <w:rsid w:val="00DA3702"/>
    <w:rsid w:val="00DA43AC"/>
    <w:rsid w:val="00DA457B"/>
    <w:rsid w:val="00DA7B00"/>
    <w:rsid w:val="00DB1B53"/>
    <w:rsid w:val="00DB3BE2"/>
    <w:rsid w:val="00DB4602"/>
    <w:rsid w:val="00DC0216"/>
    <w:rsid w:val="00DD7145"/>
    <w:rsid w:val="00DD7163"/>
    <w:rsid w:val="00DE1DBE"/>
    <w:rsid w:val="00DF007B"/>
    <w:rsid w:val="00DF0216"/>
    <w:rsid w:val="00DF3AA0"/>
    <w:rsid w:val="00DF3FE3"/>
    <w:rsid w:val="00DF5D81"/>
    <w:rsid w:val="00DF6FE7"/>
    <w:rsid w:val="00E00789"/>
    <w:rsid w:val="00E029A8"/>
    <w:rsid w:val="00E02D18"/>
    <w:rsid w:val="00E0429B"/>
    <w:rsid w:val="00E11B22"/>
    <w:rsid w:val="00E126D3"/>
    <w:rsid w:val="00E13E9E"/>
    <w:rsid w:val="00E22C16"/>
    <w:rsid w:val="00E31BA6"/>
    <w:rsid w:val="00E341A7"/>
    <w:rsid w:val="00E47D71"/>
    <w:rsid w:val="00E529C6"/>
    <w:rsid w:val="00E616A3"/>
    <w:rsid w:val="00E7086B"/>
    <w:rsid w:val="00E72675"/>
    <w:rsid w:val="00E728DF"/>
    <w:rsid w:val="00E72D2F"/>
    <w:rsid w:val="00E74EA2"/>
    <w:rsid w:val="00E805C0"/>
    <w:rsid w:val="00E916F3"/>
    <w:rsid w:val="00E969FB"/>
    <w:rsid w:val="00EA38C7"/>
    <w:rsid w:val="00EA4755"/>
    <w:rsid w:val="00EA5610"/>
    <w:rsid w:val="00EB5BC6"/>
    <w:rsid w:val="00EC0885"/>
    <w:rsid w:val="00EC144E"/>
    <w:rsid w:val="00EC7C1B"/>
    <w:rsid w:val="00ED0B4C"/>
    <w:rsid w:val="00ED0BE8"/>
    <w:rsid w:val="00ED2CAC"/>
    <w:rsid w:val="00ED7BB7"/>
    <w:rsid w:val="00EE3A1E"/>
    <w:rsid w:val="00EE7EF4"/>
    <w:rsid w:val="00EF48D2"/>
    <w:rsid w:val="00EF5858"/>
    <w:rsid w:val="00EF6089"/>
    <w:rsid w:val="00F06688"/>
    <w:rsid w:val="00F11660"/>
    <w:rsid w:val="00F120AB"/>
    <w:rsid w:val="00F14062"/>
    <w:rsid w:val="00F16F14"/>
    <w:rsid w:val="00F24491"/>
    <w:rsid w:val="00F45678"/>
    <w:rsid w:val="00F463A4"/>
    <w:rsid w:val="00F50650"/>
    <w:rsid w:val="00F52F99"/>
    <w:rsid w:val="00F54420"/>
    <w:rsid w:val="00F631F4"/>
    <w:rsid w:val="00F666B3"/>
    <w:rsid w:val="00F716D4"/>
    <w:rsid w:val="00F7312D"/>
    <w:rsid w:val="00F74EF0"/>
    <w:rsid w:val="00F76632"/>
    <w:rsid w:val="00F82F82"/>
    <w:rsid w:val="00F832BF"/>
    <w:rsid w:val="00F838FA"/>
    <w:rsid w:val="00F867A6"/>
    <w:rsid w:val="00F94E7B"/>
    <w:rsid w:val="00F958F7"/>
    <w:rsid w:val="00F96476"/>
    <w:rsid w:val="00F964A7"/>
    <w:rsid w:val="00FA0A0F"/>
    <w:rsid w:val="00FA14A2"/>
    <w:rsid w:val="00FA42D9"/>
    <w:rsid w:val="00FB6EF5"/>
    <w:rsid w:val="00FD000A"/>
    <w:rsid w:val="00FD62CF"/>
    <w:rsid w:val="00FE4856"/>
    <w:rsid w:val="00FE4E70"/>
    <w:rsid w:val="00FE7484"/>
    <w:rsid w:val="00FF7EF5"/>
    <w:rsid w:val="01607D32"/>
    <w:rsid w:val="01C20F96"/>
    <w:rsid w:val="01C5A204"/>
    <w:rsid w:val="01EBD9C9"/>
    <w:rsid w:val="0211D670"/>
    <w:rsid w:val="030DC5CA"/>
    <w:rsid w:val="036837DD"/>
    <w:rsid w:val="03ECDAD5"/>
    <w:rsid w:val="05C5CAA3"/>
    <w:rsid w:val="066B7802"/>
    <w:rsid w:val="06F9E026"/>
    <w:rsid w:val="0854E8E4"/>
    <w:rsid w:val="09FEF0BB"/>
    <w:rsid w:val="0AF58777"/>
    <w:rsid w:val="0C880802"/>
    <w:rsid w:val="0E6AC543"/>
    <w:rsid w:val="0EEC1447"/>
    <w:rsid w:val="129C0FF7"/>
    <w:rsid w:val="1618494F"/>
    <w:rsid w:val="16AA4EEC"/>
    <w:rsid w:val="172698EC"/>
    <w:rsid w:val="1779C948"/>
    <w:rsid w:val="19246832"/>
    <w:rsid w:val="1A1660C1"/>
    <w:rsid w:val="1A245356"/>
    <w:rsid w:val="1A617090"/>
    <w:rsid w:val="1B606442"/>
    <w:rsid w:val="1BE418AA"/>
    <w:rsid w:val="1C205D0C"/>
    <w:rsid w:val="1CD2E053"/>
    <w:rsid w:val="1CEB813B"/>
    <w:rsid w:val="1CF4ED72"/>
    <w:rsid w:val="1E51147E"/>
    <w:rsid w:val="22BE3394"/>
    <w:rsid w:val="241C14F2"/>
    <w:rsid w:val="246FA87B"/>
    <w:rsid w:val="261CD7FB"/>
    <w:rsid w:val="27B4104F"/>
    <w:rsid w:val="2815E1FE"/>
    <w:rsid w:val="2921C342"/>
    <w:rsid w:val="2A1E8947"/>
    <w:rsid w:val="2AB52379"/>
    <w:rsid w:val="2B54B1D1"/>
    <w:rsid w:val="2BFB7636"/>
    <w:rsid w:val="2C6C2E56"/>
    <w:rsid w:val="2C915AB5"/>
    <w:rsid w:val="2CC04B5B"/>
    <w:rsid w:val="2DE187F0"/>
    <w:rsid w:val="2E980F34"/>
    <w:rsid w:val="301AB414"/>
    <w:rsid w:val="30478CAA"/>
    <w:rsid w:val="305B6D49"/>
    <w:rsid w:val="30AC4D35"/>
    <w:rsid w:val="31E233B4"/>
    <w:rsid w:val="32679D65"/>
    <w:rsid w:val="3269803C"/>
    <w:rsid w:val="3378087F"/>
    <w:rsid w:val="34EF7CC3"/>
    <w:rsid w:val="35EC9263"/>
    <w:rsid w:val="36A5CABB"/>
    <w:rsid w:val="36E3FB16"/>
    <w:rsid w:val="386FB287"/>
    <w:rsid w:val="3AAF88A4"/>
    <w:rsid w:val="3AD34247"/>
    <w:rsid w:val="3B392FE0"/>
    <w:rsid w:val="3B68E9F8"/>
    <w:rsid w:val="3B85C0AE"/>
    <w:rsid w:val="3E179816"/>
    <w:rsid w:val="3FAF1A9E"/>
    <w:rsid w:val="408104B5"/>
    <w:rsid w:val="420C85BB"/>
    <w:rsid w:val="4288D1BA"/>
    <w:rsid w:val="459FAD20"/>
    <w:rsid w:val="460AC695"/>
    <w:rsid w:val="46C1279B"/>
    <w:rsid w:val="47DC6EBB"/>
    <w:rsid w:val="48B71CBB"/>
    <w:rsid w:val="4989421D"/>
    <w:rsid w:val="49F868AF"/>
    <w:rsid w:val="4B2D4E84"/>
    <w:rsid w:val="4B979707"/>
    <w:rsid w:val="4F01EFAD"/>
    <w:rsid w:val="4F5F3545"/>
    <w:rsid w:val="4FF1E41A"/>
    <w:rsid w:val="50312C05"/>
    <w:rsid w:val="505ADC00"/>
    <w:rsid w:val="529FFA62"/>
    <w:rsid w:val="5318CBF0"/>
    <w:rsid w:val="54B16CDF"/>
    <w:rsid w:val="56BEA435"/>
    <w:rsid w:val="5724C2E6"/>
    <w:rsid w:val="5820202D"/>
    <w:rsid w:val="58D3B9AE"/>
    <w:rsid w:val="59AEF95E"/>
    <w:rsid w:val="5AADD6B5"/>
    <w:rsid w:val="5B585947"/>
    <w:rsid w:val="5B70ABDD"/>
    <w:rsid w:val="5C0D82C1"/>
    <w:rsid w:val="5C2B0E76"/>
    <w:rsid w:val="5E4BB29D"/>
    <w:rsid w:val="5E9509F7"/>
    <w:rsid w:val="5EC53A4C"/>
    <w:rsid w:val="5EF87514"/>
    <w:rsid w:val="5FAA5263"/>
    <w:rsid w:val="60AABFA0"/>
    <w:rsid w:val="62BBB1B2"/>
    <w:rsid w:val="62F9E754"/>
    <w:rsid w:val="643D3ACA"/>
    <w:rsid w:val="64DA1C2B"/>
    <w:rsid w:val="65569C46"/>
    <w:rsid w:val="6585D232"/>
    <w:rsid w:val="66A5D3C5"/>
    <w:rsid w:val="6703BE8C"/>
    <w:rsid w:val="67B40D9F"/>
    <w:rsid w:val="6D121DD0"/>
    <w:rsid w:val="6D16C0A2"/>
    <w:rsid w:val="6D3E84AD"/>
    <w:rsid w:val="6DB81EDF"/>
    <w:rsid w:val="6EEA324F"/>
    <w:rsid w:val="6F32C034"/>
    <w:rsid w:val="700B9531"/>
    <w:rsid w:val="717D13F4"/>
    <w:rsid w:val="72F4134A"/>
    <w:rsid w:val="72FCFCD5"/>
    <w:rsid w:val="735AFB78"/>
    <w:rsid w:val="788BD9FC"/>
    <w:rsid w:val="78F34185"/>
    <w:rsid w:val="795A7F40"/>
    <w:rsid w:val="79E0C94F"/>
    <w:rsid w:val="7A72953E"/>
    <w:rsid w:val="7A79A5CC"/>
    <w:rsid w:val="7B5877B7"/>
    <w:rsid w:val="7B89EAF9"/>
    <w:rsid w:val="7D15949E"/>
    <w:rsid w:val="7DF00C54"/>
    <w:rsid w:val="7E3585A9"/>
    <w:rsid w:val="7EB1EEE7"/>
    <w:rsid w:val="7EF6555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057A"/>
  <w15:chartTrackingRefBased/>
  <w15:docId w15:val="{C895C3C0-2C66-470E-887D-291603F00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E9"/>
    <w:rPr>
      <w:rFonts w:eastAsiaTheme="majorEastAsia" w:cstheme="majorBidi"/>
      <w:color w:val="272727" w:themeColor="text1" w:themeTint="D8"/>
    </w:rPr>
  </w:style>
  <w:style w:type="paragraph" w:styleId="Title">
    <w:name w:val="Title"/>
    <w:basedOn w:val="Normal"/>
    <w:next w:val="Normal"/>
    <w:link w:val="TitleChar"/>
    <w:uiPriority w:val="10"/>
    <w:qFormat/>
    <w:rsid w:val="00341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EE9"/>
    <w:pPr>
      <w:spacing w:before="160"/>
      <w:jc w:val="center"/>
    </w:pPr>
    <w:rPr>
      <w:i/>
      <w:iCs/>
      <w:color w:val="404040" w:themeColor="text1" w:themeTint="BF"/>
    </w:rPr>
  </w:style>
  <w:style w:type="character" w:customStyle="1" w:styleId="QuoteChar">
    <w:name w:val="Quote Char"/>
    <w:basedOn w:val="DefaultParagraphFont"/>
    <w:link w:val="Quote"/>
    <w:uiPriority w:val="29"/>
    <w:rsid w:val="00341EE9"/>
    <w:rPr>
      <w:i/>
      <w:iCs/>
      <w:color w:val="404040" w:themeColor="text1" w:themeTint="BF"/>
    </w:rPr>
  </w:style>
  <w:style w:type="paragraph" w:styleId="ListParagraph">
    <w:name w:val="List Paragraph"/>
    <w:basedOn w:val="Normal"/>
    <w:uiPriority w:val="34"/>
    <w:qFormat/>
    <w:rsid w:val="00341EE9"/>
    <w:pPr>
      <w:ind w:left="720"/>
      <w:contextualSpacing/>
    </w:pPr>
  </w:style>
  <w:style w:type="character" w:styleId="IntenseEmphasis">
    <w:name w:val="Intense Emphasis"/>
    <w:basedOn w:val="DefaultParagraphFont"/>
    <w:uiPriority w:val="21"/>
    <w:qFormat/>
    <w:rsid w:val="00341EE9"/>
    <w:rPr>
      <w:i/>
      <w:iCs/>
      <w:color w:val="0F4761" w:themeColor="accent1" w:themeShade="BF"/>
    </w:rPr>
  </w:style>
  <w:style w:type="paragraph" w:styleId="IntenseQuote">
    <w:name w:val="Intense Quote"/>
    <w:basedOn w:val="Normal"/>
    <w:next w:val="Normal"/>
    <w:link w:val="IntenseQuoteChar"/>
    <w:uiPriority w:val="30"/>
    <w:qFormat/>
    <w:rsid w:val="00341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EE9"/>
    <w:rPr>
      <w:i/>
      <w:iCs/>
      <w:color w:val="0F4761" w:themeColor="accent1" w:themeShade="BF"/>
    </w:rPr>
  </w:style>
  <w:style w:type="character" w:styleId="IntenseReference">
    <w:name w:val="Intense Reference"/>
    <w:basedOn w:val="DefaultParagraphFont"/>
    <w:uiPriority w:val="32"/>
    <w:qFormat/>
    <w:rsid w:val="00341EE9"/>
    <w:rPr>
      <w:b/>
      <w:bCs/>
      <w:smallCaps/>
      <w:color w:val="0F4761" w:themeColor="accent1" w:themeShade="BF"/>
      <w:spacing w:val="5"/>
    </w:rPr>
  </w:style>
  <w:style w:type="character" w:styleId="PlaceholderText">
    <w:name w:val="Placeholder Text"/>
    <w:basedOn w:val="DefaultParagraphFont"/>
    <w:uiPriority w:val="99"/>
    <w:semiHidden/>
    <w:rsid w:val="008C6A0B"/>
    <w:rPr>
      <w:color w:val="666666"/>
    </w:rPr>
  </w:style>
  <w:style w:type="paragraph" w:customStyle="1" w:styleId="whitespace-normal">
    <w:name w:val="whitespace-normal"/>
    <w:basedOn w:val="Normal"/>
    <w:rsid w:val="00841D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1D3D"/>
    <w:rPr>
      <w:b/>
      <w:bCs/>
    </w:rPr>
  </w:style>
  <w:style w:type="paragraph" w:styleId="Header">
    <w:name w:val="header"/>
    <w:basedOn w:val="Normal"/>
    <w:link w:val="HeaderChar"/>
    <w:uiPriority w:val="99"/>
    <w:unhideWhenUsed/>
    <w:rsid w:val="00A37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595"/>
  </w:style>
  <w:style w:type="paragraph" w:styleId="Footer">
    <w:name w:val="footer"/>
    <w:basedOn w:val="Normal"/>
    <w:link w:val="FooterChar"/>
    <w:uiPriority w:val="99"/>
    <w:unhideWhenUsed/>
    <w:rsid w:val="00A37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595"/>
  </w:style>
  <w:style w:type="character" w:styleId="PageNumber">
    <w:name w:val="page number"/>
    <w:basedOn w:val="DefaultParagraphFont"/>
    <w:uiPriority w:val="99"/>
    <w:semiHidden/>
    <w:unhideWhenUsed/>
    <w:rsid w:val="00ED0B4C"/>
  </w:style>
  <w:style w:type="paragraph" w:styleId="TOCHeading">
    <w:name w:val="TOC Heading"/>
    <w:basedOn w:val="Heading1"/>
    <w:next w:val="Normal"/>
    <w:uiPriority w:val="39"/>
    <w:unhideWhenUsed/>
    <w:qFormat/>
    <w:rsid w:val="00F0668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F06688"/>
    <w:pPr>
      <w:spacing w:before="120" w:after="0"/>
    </w:pPr>
    <w:rPr>
      <w:b/>
      <w:bCs/>
      <w:i/>
      <w:iCs/>
    </w:rPr>
  </w:style>
  <w:style w:type="paragraph" w:styleId="TOC2">
    <w:name w:val="toc 2"/>
    <w:basedOn w:val="Normal"/>
    <w:next w:val="Normal"/>
    <w:autoRedefine/>
    <w:uiPriority w:val="39"/>
    <w:unhideWhenUsed/>
    <w:rsid w:val="00F06688"/>
    <w:pPr>
      <w:spacing w:before="120" w:after="0"/>
      <w:ind w:left="240"/>
    </w:pPr>
    <w:rPr>
      <w:b/>
      <w:bCs/>
      <w:sz w:val="22"/>
      <w:szCs w:val="22"/>
    </w:rPr>
  </w:style>
  <w:style w:type="character" w:styleId="Hyperlink">
    <w:name w:val="Hyperlink"/>
    <w:basedOn w:val="DefaultParagraphFont"/>
    <w:uiPriority w:val="99"/>
    <w:unhideWhenUsed/>
    <w:rsid w:val="00F06688"/>
    <w:rPr>
      <w:color w:val="467886" w:themeColor="hyperlink"/>
      <w:u w:val="single"/>
    </w:rPr>
  </w:style>
  <w:style w:type="paragraph" w:styleId="TOC3">
    <w:name w:val="toc 3"/>
    <w:basedOn w:val="Normal"/>
    <w:next w:val="Normal"/>
    <w:autoRedefine/>
    <w:uiPriority w:val="39"/>
    <w:semiHidden/>
    <w:unhideWhenUsed/>
    <w:rsid w:val="00F06688"/>
    <w:pPr>
      <w:spacing w:after="0"/>
      <w:ind w:left="480"/>
    </w:pPr>
    <w:rPr>
      <w:sz w:val="20"/>
      <w:szCs w:val="20"/>
    </w:rPr>
  </w:style>
  <w:style w:type="paragraph" w:styleId="TOC4">
    <w:name w:val="toc 4"/>
    <w:basedOn w:val="Normal"/>
    <w:next w:val="Normal"/>
    <w:autoRedefine/>
    <w:uiPriority w:val="39"/>
    <w:semiHidden/>
    <w:unhideWhenUsed/>
    <w:rsid w:val="00F06688"/>
    <w:pPr>
      <w:spacing w:after="0"/>
      <w:ind w:left="720"/>
    </w:pPr>
    <w:rPr>
      <w:sz w:val="20"/>
      <w:szCs w:val="20"/>
    </w:rPr>
  </w:style>
  <w:style w:type="paragraph" w:styleId="TOC5">
    <w:name w:val="toc 5"/>
    <w:basedOn w:val="Normal"/>
    <w:next w:val="Normal"/>
    <w:autoRedefine/>
    <w:uiPriority w:val="39"/>
    <w:semiHidden/>
    <w:unhideWhenUsed/>
    <w:rsid w:val="00F06688"/>
    <w:pPr>
      <w:spacing w:after="0"/>
      <w:ind w:left="960"/>
    </w:pPr>
    <w:rPr>
      <w:sz w:val="20"/>
      <w:szCs w:val="20"/>
    </w:rPr>
  </w:style>
  <w:style w:type="paragraph" w:styleId="TOC6">
    <w:name w:val="toc 6"/>
    <w:basedOn w:val="Normal"/>
    <w:next w:val="Normal"/>
    <w:autoRedefine/>
    <w:uiPriority w:val="39"/>
    <w:semiHidden/>
    <w:unhideWhenUsed/>
    <w:rsid w:val="00F06688"/>
    <w:pPr>
      <w:spacing w:after="0"/>
      <w:ind w:left="1200"/>
    </w:pPr>
    <w:rPr>
      <w:sz w:val="20"/>
      <w:szCs w:val="20"/>
    </w:rPr>
  </w:style>
  <w:style w:type="paragraph" w:styleId="TOC7">
    <w:name w:val="toc 7"/>
    <w:basedOn w:val="Normal"/>
    <w:next w:val="Normal"/>
    <w:autoRedefine/>
    <w:uiPriority w:val="39"/>
    <w:semiHidden/>
    <w:unhideWhenUsed/>
    <w:rsid w:val="00F06688"/>
    <w:pPr>
      <w:spacing w:after="0"/>
      <w:ind w:left="1440"/>
    </w:pPr>
    <w:rPr>
      <w:sz w:val="20"/>
      <w:szCs w:val="20"/>
    </w:rPr>
  </w:style>
  <w:style w:type="paragraph" w:styleId="TOC8">
    <w:name w:val="toc 8"/>
    <w:basedOn w:val="Normal"/>
    <w:next w:val="Normal"/>
    <w:autoRedefine/>
    <w:uiPriority w:val="39"/>
    <w:semiHidden/>
    <w:unhideWhenUsed/>
    <w:rsid w:val="00F06688"/>
    <w:pPr>
      <w:spacing w:after="0"/>
      <w:ind w:left="1680"/>
    </w:pPr>
    <w:rPr>
      <w:sz w:val="20"/>
      <w:szCs w:val="20"/>
    </w:rPr>
  </w:style>
  <w:style w:type="paragraph" w:styleId="TOC9">
    <w:name w:val="toc 9"/>
    <w:basedOn w:val="Normal"/>
    <w:next w:val="Normal"/>
    <w:autoRedefine/>
    <w:uiPriority w:val="39"/>
    <w:semiHidden/>
    <w:unhideWhenUsed/>
    <w:rsid w:val="00F06688"/>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D721F-FF86-DA43-A848-B99C04A90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3511</Words>
  <Characters>20015</Characters>
  <Application>Microsoft Office Word</Application>
  <DocSecurity>4</DocSecurity>
  <Lines>166</Lines>
  <Paragraphs>46</Paragraphs>
  <ScaleCrop>false</ScaleCrop>
  <Company/>
  <LinksUpToDate>false</LinksUpToDate>
  <CharactersWithSpaces>23480</CharactersWithSpaces>
  <SharedDoc>false</SharedDoc>
  <HLinks>
    <vt:vector size="42" baseType="variant">
      <vt:variant>
        <vt:i4>1048633</vt:i4>
      </vt:variant>
      <vt:variant>
        <vt:i4>38</vt:i4>
      </vt:variant>
      <vt:variant>
        <vt:i4>0</vt:i4>
      </vt:variant>
      <vt:variant>
        <vt:i4>5</vt:i4>
      </vt:variant>
      <vt:variant>
        <vt:lpwstr/>
      </vt:variant>
      <vt:variant>
        <vt:lpwstr>_Toc213694140</vt:lpwstr>
      </vt:variant>
      <vt:variant>
        <vt:i4>1507385</vt:i4>
      </vt:variant>
      <vt:variant>
        <vt:i4>32</vt:i4>
      </vt:variant>
      <vt:variant>
        <vt:i4>0</vt:i4>
      </vt:variant>
      <vt:variant>
        <vt:i4>5</vt:i4>
      </vt:variant>
      <vt:variant>
        <vt:lpwstr/>
      </vt:variant>
      <vt:variant>
        <vt:lpwstr>_Toc213694139</vt:lpwstr>
      </vt:variant>
      <vt:variant>
        <vt:i4>1507385</vt:i4>
      </vt:variant>
      <vt:variant>
        <vt:i4>26</vt:i4>
      </vt:variant>
      <vt:variant>
        <vt:i4>0</vt:i4>
      </vt:variant>
      <vt:variant>
        <vt:i4>5</vt:i4>
      </vt:variant>
      <vt:variant>
        <vt:lpwstr/>
      </vt:variant>
      <vt:variant>
        <vt:lpwstr>_Toc213694138</vt:lpwstr>
      </vt:variant>
      <vt:variant>
        <vt:i4>1507385</vt:i4>
      </vt:variant>
      <vt:variant>
        <vt:i4>20</vt:i4>
      </vt:variant>
      <vt:variant>
        <vt:i4>0</vt:i4>
      </vt:variant>
      <vt:variant>
        <vt:i4>5</vt:i4>
      </vt:variant>
      <vt:variant>
        <vt:lpwstr/>
      </vt:variant>
      <vt:variant>
        <vt:lpwstr>_Toc213694135</vt:lpwstr>
      </vt:variant>
      <vt:variant>
        <vt:i4>1507385</vt:i4>
      </vt:variant>
      <vt:variant>
        <vt:i4>14</vt:i4>
      </vt:variant>
      <vt:variant>
        <vt:i4>0</vt:i4>
      </vt:variant>
      <vt:variant>
        <vt:i4>5</vt:i4>
      </vt:variant>
      <vt:variant>
        <vt:lpwstr/>
      </vt:variant>
      <vt:variant>
        <vt:lpwstr>_Toc213694133</vt:lpwstr>
      </vt:variant>
      <vt:variant>
        <vt:i4>1507385</vt:i4>
      </vt:variant>
      <vt:variant>
        <vt:i4>8</vt:i4>
      </vt:variant>
      <vt:variant>
        <vt:i4>0</vt:i4>
      </vt:variant>
      <vt:variant>
        <vt:i4>5</vt:i4>
      </vt:variant>
      <vt:variant>
        <vt:lpwstr/>
      </vt:variant>
      <vt:variant>
        <vt:lpwstr>_Toc213694132</vt:lpwstr>
      </vt:variant>
      <vt:variant>
        <vt:i4>1507385</vt:i4>
      </vt:variant>
      <vt:variant>
        <vt:i4>2</vt:i4>
      </vt:variant>
      <vt:variant>
        <vt:i4>0</vt:i4>
      </vt:variant>
      <vt:variant>
        <vt:i4>5</vt:i4>
      </vt:variant>
      <vt:variant>
        <vt:lpwstr/>
      </vt:variant>
      <vt:variant>
        <vt:lpwstr>_Toc213694131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Niramay Prashant Lakhani</dc:creator>
  <cp:keywords/>
  <dc:description/>
  <cp:lastModifiedBy>Jake Higgins</cp:lastModifiedBy>
  <cp:revision>3</cp:revision>
  <cp:lastPrinted>2025-11-11T03:11:00Z</cp:lastPrinted>
  <dcterms:created xsi:type="dcterms:W3CDTF">2025-11-11T03:11:00Z</dcterms:created>
  <dcterms:modified xsi:type="dcterms:W3CDTF">2025-11-11T00:11:00Z</dcterms:modified>
</cp:coreProperties>
</file>